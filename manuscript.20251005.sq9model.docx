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w="http://schemas.openxmlformats.org/wordprocessingml/2006/main" ns1:Ignorable="w14 w15 wp14">
  <w:body>
    <w:p ns2:paraId="6C691231">
      <w:pPr>
        <w:rPr>
          <w:rFonts w:ascii="Times New Roman" w:hAnsi="Times New Roman" w:cs="Times New Roman"/>
          <w:b/>
          <w:bCs/>
          <w:color w:val="000000" w:themeColor="text1"/>
          <w:sz w:val="22"/>
          <w:szCs w:val="28"/>
          <ns2:textFill>
            <ns2:solidFill>
              <ns2:schemeClr ns2:val="tx1"/>
            </ns2:solidFill>
          </ns2:textFill>
        </w:rPr>
      </w:pPr>
      <w:r>
        <w:rPr>
          <w:rFonts w:ascii="Times New Roman" w:hAnsi="Times New Roman" w:cs="Times New Roman"/>
          <w:b/>
          <w:bCs/>
          <w:color w:val="000000" w:themeColor="text1"/>
          <w:sz w:val="22"/>
          <w:szCs w:val="28"/>
          <ns2:textFill>
            <ns2:solidFill>
              <ns2:schemeClr ns2:val="tx1"/>
            </ns2:solidFill>
          </ns2:textFill>
        </w:rPr>
        <w:t>A multimodal recurrence score (MRSS 2.0) predicts outcomes and therapy response in clear cell renal cell carcinoma</w:t>
      </w:r>
    </w:p>
    <w:p ns2:paraId="113980EE">
      <w:pPr>
        <w:rPr>
          <w:rFonts w:ascii="Times New Roman" w:hAnsi="Times New Roman" w:cs="Times New Roman"/>
          <w:b/>
          <w:bCs/>
          <w:color w:val="C00000"/>
        </w:rPr>
      </w:pPr>
    </w:p>
    <w:p ns2:paraId="017BBB67">
      <w:pPr>
        <w:rPr>
          <w:rFonts w:ascii="Times New Roman" w:hAnsi="Times New Roman" w:cs="Times New Roman"/>
          <w:b/>
          <w:bCs/>
          <w:color w:val="C00000"/>
        </w:rPr>
      </w:pPr>
      <w:r>
        <w:rPr>
          <w:rFonts w:ascii="Times New Roman" w:hAnsi="Times New Roman" w:cs="Times New Roman"/>
          <w:b/>
          <w:bCs/>
          <w:color w:val="C00000"/>
        </w:rPr>
        <w:t>Research in context</w:t>
      </w:r>
    </w:p>
    <w:p ns2:paraId="02D10A41">
      <w:pPr>
        <w:rPr>
          <w:rFonts w:ascii="Times New Roman" w:hAnsi="Times New Roman" w:cs="Times New Roman"/>
          <w:b/>
          <w:bCs/>
          <w:color w:val="000000" w:themeColor="text1"/>
          <ns2:textFill>
            <ns2:solidFill>
              <ns2:schemeClr ns2:val="tx1"/>
            </ns2:solidFill>
          </ns2:textFill>
        </w:rPr>
      </w:pPr>
      <w:r>
        <w:rPr>
          <w:rFonts w:ascii="Times New Roman" w:hAnsi="Times New Roman" w:cs="Times New Roman"/>
          <w:b/>
          <w:bCs/>
          <w:color w:val="000000" w:themeColor="text1"/>
          <ns2:textFill>
            <ns2:solidFill>
              <ns2:schemeClr ns2:val="tx1"/>
            </ns2:solidFill>
          </ns2:textFill>
        </w:rPr>
        <w:t>Evidence before this study</w:t>
      </w:r>
    </w:p>
    <w:p ns2:paraId="48FE8553">
      <w:pPr>
        <w:rPr>
          <w:rFonts w:ascii="Times New Roman" w:hAnsi="Times New Roman" w:cs="Times New Roman"/>
        </w:rPr>
      </w:pPr>
      <w:r>
        <w:rPr>
          <w:rFonts w:ascii="Times New Roman" w:hAnsi="Times New Roman" w:cs="Times New Roman"/>
        </w:rPr>
        <w:t>We searched PubMed using the terms “renal cell carcinoma”</w:t>
      </w:r>
      <w:r>
        <w:rPr>
          <w:rFonts w:hint="eastAsia" w:ascii="Times New Roman" w:hAnsi="Times New Roman" w:cs="Times New Roman"/>
          <w:lang w:eastAsia="zh"/>
        </w:rPr>
        <w:t>,</w:t>
      </w:r>
      <w:r>
        <w:rPr>
          <w:rFonts w:ascii="Times New Roman" w:hAnsi="Times New Roman" w:cs="Times New Roman"/>
        </w:rPr>
        <w:t xml:space="preserve"> “RCC”</w:t>
      </w:r>
      <w:r>
        <w:rPr>
          <w:rFonts w:hint="eastAsia" w:ascii="Times New Roman" w:hAnsi="Times New Roman" w:cs="Times New Roman"/>
          <w:lang w:eastAsia="zh"/>
        </w:rPr>
        <w:t>,</w:t>
      </w:r>
      <w:r>
        <w:rPr>
          <w:rFonts w:ascii="Times New Roman" w:hAnsi="Times New Roman" w:cs="Times New Roman"/>
        </w:rPr>
        <w:t xml:space="preserve"> “prognostic model”</w:t>
      </w:r>
      <w:r>
        <w:rPr>
          <w:rFonts w:hint="eastAsia" w:ascii="Times New Roman" w:hAnsi="Times New Roman" w:cs="Times New Roman"/>
          <w:lang w:eastAsia="zh"/>
        </w:rPr>
        <w:t>,</w:t>
      </w:r>
      <w:r>
        <w:rPr>
          <w:rFonts w:ascii="Times New Roman" w:hAnsi="Times New Roman" w:cs="Times New Roman"/>
        </w:rPr>
        <w:t xml:space="preserve"> and “machine learning” for articles published in English between January 1, 2010, and January 1, 202</w:t>
      </w:r>
      <w:r>
        <w:rPr>
          <w:rFonts w:hint="eastAsia" w:ascii="Times New Roman" w:hAnsi="Times New Roman" w:cs="Times New Roman"/>
          <w:lang w:eastAsia="zh"/>
        </w:rPr>
        <w:t>5</w:t>
      </w:r>
      <w:r>
        <w:rPr>
          <w:rFonts w:ascii="Times New Roman" w:hAnsi="Times New Roman" w:cs="Times New Roman"/>
        </w:rPr>
        <w:t>. Few studies have developed large-scale, multiethnic, and multicenter prognostic models for RCC using clinical features and machine learning. Most studies have been limited to small, single-ethnic cohorts or proof-of-concept models. Existing RCC scoring systems, such as the Leibovich and SSIGN scores, rely on categorical variables, which are less precise compared to continuous risk scores. Thus, there is a significant need for more accurate and generalizable clinical prognostic models for RCC.</w:t>
      </w:r>
    </w:p>
    <w:p ns2:paraId="674DAD89">
      <w:pPr>
        <w:rPr>
          <w:rFonts w:ascii="Times New Roman" w:hAnsi="Times New Roman" w:cs="Times New Roman"/>
          <w:b/>
          <w:bCs/>
          <w:color w:val="000000" w:themeColor="text1"/>
          <ns2:textFill>
            <ns2:solidFill>
              <ns2:schemeClr ns2:val="tx1"/>
            </ns2:solidFill>
          </ns2:textFill>
        </w:rPr>
      </w:pPr>
      <w:r>
        <w:rPr>
          <w:rFonts w:ascii="Times New Roman" w:hAnsi="Times New Roman" w:cs="Times New Roman"/>
          <w:b/>
          <w:bCs/>
          <w:color w:val="000000" w:themeColor="text1"/>
          <ns2:textFill>
            <ns2:solidFill>
              <ns2:schemeClr ns2:val="tx1"/>
            </ns2:solidFill>
          </ns2:textFill>
        </w:rPr>
        <w:t>Added value of this study</w:t>
      </w:r>
    </w:p>
    <w:p ns2:paraId="73C7942D">
      <w:pPr>
        <w:rPr>
          <w:rFonts w:ascii="Times New Roman" w:hAnsi="Times New Roman" w:cs="Times New Roman"/>
          <w:color w:val="000000" w:themeColor="text1"/>
          <ns2:textFill>
            <ns2:solidFill>
              <ns2:schemeClr ns2:val="tx1"/>
            </ns2:solidFill>
          </ns2:textFill>
        </w:rPr>
      </w:pPr>
      <w:r>
        <w:rPr>
          <w:rFonts w:ascii="Times New Roman" w:hAnsi="Times New Roman" w:cs="Times New Roman"/>
          <w:color w:val="000000" w:themeColor="text1"/>
          <ns2:textFill>
            <ns2:solidFill>
              <ns2:schemeClr ns2:val="tx1"/>
            </ns2:solidFill>
          </ns2:textFill>
        </w:rPr>
        <w:t>This study utilized over 110,000 RCC cases from the SEER database to develop an AI-clinical score, demonstrating high predictive accuracy across three pathological subtypes. External validation was conducted using independent cohorts of over 8,000 RCC cases from China, as well as international datasets including TCGA and CPTAC, confirming the model's robustness. The AI-clinical score significantly outperformed established systems such as the Leibovich and SSIGN scores. Building on our previously developed multimodal recurrence scoring system (MRSS 1</w:t>
      </w:r>
      <w:r>
        <w:rPr>
          <w:rFonts w:ascii="Times New Roman" w:hAnsi="Times New Roman" w:cs="Times New Roman"/>
        </w:rPr>
        <w:t>·</w:t>
      </w:r>
      <w:r>
        <w:rPr>
          <w:rFonts w:ascii="Times New Roman" w:hAnsi="Times New Roman" w:cs="Times New Roman"/>
          <w:color w:val="000000" w:themeColor="text1"/>
          <ns2:textFill>
            <ns2:solidFill>
              <ns2:schemeClr ns2:val="tx1"/>
            </ns2:solidFill>
          </ns2:textFill>
        </w:rPr>
        <w:t>0), we upgraded it to MRSS 2</w:t>
      </w:r>
      <w:r>
        <w:rPr>
          <w:rFonts w:ascii="Times New Roman" w:hAnsi="Times New Roman" w:cs="Times New Roman"/>
        </w:rPr>
        <w:t>·</w:t>
      </w:r>
      <w:r>
        <w:rPr>
          <w:rFonts w:ascii="Times New Roman" w:hAnsi="Times New Roman" w:cs="Times New Roman"/>
          <w:color w:val="000000" w:themeColor="text1"/>
          <ns2:textFill>
            <ns2:solidFill>
              <ns2:schemeClr ns2:val="tx1"/>
            </ns2:solidFill>
          </ns2:textFill>
        </w:rPr>
        <w:t>0 by replacing the Leibovich score with the AI-clinical score. MRSS 2</w:t>
      </w:r>
      <w:r>
        <w:rPr>
          <w:rFonts w:ascii="Times New Roman" w:hAnsi="Times New Roman" w:cs="Times New Roman"/>
        </w:rPr>
        <w:t>·</w:t>
      </w:r>
      <w:r>
        <w:rPr>
          <w:rFonts w:ascii="Times New Roman" w:hAnsi="Times New Roman" w:cs="Times New Roman"/>
          <w:color w:val="000000" w:themeColor="text1"/>
          <ns2:textFill>
            <ns2:solidFill>
              <ns2:schemeClr ns2:val="tx1"/>
            </ns2:solidFill>
          </ns2:textFill>
        </w:rPr>
        <w:t xml:space="preserve">0 showed enhanced predictive power, identified patients with poor response to postoperative therapies (including TKIs and </w:t>
      </w:r>
      <w:del w:id="0" w:author="Gui, Chengpeng" w:date="2025-10-06T12:52:00Z">
        <w:r>
          <w:rPr>
            <w:rFonts w:ascii="Times New Roman" w:hAnsi="Times New Roman" w:cs="Times New Roman"/>
            <w:color w:val="000000" w:themeColor="text1"/>
            <ns2:textFill>
              <ns2:solidFill>
                <ns2:schemeClr ns2:val="tx1"/>
              </ns2:solidFill>
            </ns2:textFill>
          </w:rPr>
          <w:delText>TKI-</w:delText>
        </w:r>
      </w:del>
      <w:r>
        <w:rPr>
          <w:rFonts w:ascii="Times New Roman" w:hAnsi="Times New Roman" w:cs="Times New Roman"/>
          <w:color w:val="000000" w:themeColor="text1"/>
          <ns2:textFill>
            <ns2:solidFill>
              <ns2:schemeClr ns2:val="tx1"/>
            </ns2:solidFill>
          </ns2:textFill>
        </w:rPr>
        <w:t>IC</w:t>
      </w:r>
      <w:r>
        <w:rPr>
          <w:rFonts w:ascii="Times New Roman" w:hAnsi="Times New Roman" w:cs="Times New Roman"/>
          <w:color w:val="000000" w:themeColor="text1"/>
          <w:lang w:eastAsia="zh"/>
          <ns2:textFill>
            <ns2:solidFill>
              <ns2:schemeClr ns2:val="tx1"/>
            </ns2:solidFill>
          </ns2:textFill>
        </w:rPr>
        <w:t>B</w:t>
      </w:r>
      <w:r>
        <w:rPr>
          <w:rFonts w:ascii="Times New Roman" w:hAnsi="Times New Roman" w:cs="Times New Roman"/>
          <w:color w:val="000000" w:themeColor="text1"/>
          <ns2:textFill>
            <ns2:solidFill>
              <ns2:schemeClr ns2:val="tx1"/>
            </ns2:solidFill>
          </ns2:textFill>
        </w:rPr>
        <w:t xml:space="preserve"> </w:t>
      </w:r>
      <w:ins w:id="1" w:author="Gui, Chengpeng" w:date="2025-10-06T12:53:00Z">
        <w:r>
          <w:rPr>
            <w:rFonts w:ascii="Times New Roman" w:hAnsi="Times New Roman" w:cs="Times New Roman"/>
            <w:color w:val="000000" w:themeColor="text1"/>
            <ns2:textFill>
              <ns2:solidFill>
                <ns2:schemeClr ns2:val="tx1"/>
              </ns2:solidFill>
            </ns2:textFill>
          </w:rPr>
          <w:t>treatments</w:t>
        </w:r>
      </w:ins>
      <w:del w:id="2" w:author="Gui, Chengpeng" w:date="2025-10-06T12:52:00Z">
        <w:r>
          <w:rPr>
            <w:rFonts w:ascii="Times New Roman" w:hAnsi="Times New Roman" w:cs="Times New Roman"/>
            <w:color w:val="000000" w:themeColor="text1"/>
            <ns2:textFill>
              <ns2:solidFill>
                <ns2:schemeClr ns2:val="tx1"/>
              </ns2:solidFill>
            </ns2:textFill>
          </w:rPr>
          <w:delText>combinations</w:delText>
        </w:r>
      </w:del>
      <w:r>
        <w:rPr>
          <w:rFonts w:ascii="Times New Roman" w:hAnsi="Times New Roman" w:cs="Times New Roman"/>
          <w:color w:val="000000" w:themeColor="text1"/>
          <ns2:textFill>
            <ns2:solidFill>
              <ns2:schemeClr ns2:val="tx1"/>
            </ns2:solidFill>
          </ns2:textFill>
        </w:rPr>
        <w:t xml:space="preserve">), and provided biological insights through single-cell </w:t>
      </w:r>
      <w:ins w:id="3" w:author="Gui, Chengpeng" w:date="2025-10-06T12:53:00Z">
        <w:r>
          <w:rPr>
            <w:rFonts w:ascii="Times New Roman" w:hAnsi="Times New Roman" w:cs="Times New Roman"/>
            <w:color w:val="000000" w:themeColor="text1"/>
            <ns2:textFill>
              <ns2:solidFill>
                <ns2:schemeClr ns2:val="tx1"/>
              </ns2:solidFill>
            </ns2:textFill>
          </w:rPr>
          <w:t>and spatial trans</w:t>
        </w:r>
      </w:ins>
      <w:ins w:id="4" w:author="Gui, Chengpeng" w:date="2025-10-06T12:54:00Z">
        <w:r>
          <w:rPr>
            <w:rFonts w:ascii="Times New Roman" w:hAnsi="Times New Roman" w:cs="Times New Roman"/>
            <w:color w:val="000000" w:themeColor="text1"/>
            <ns2:textFill>
              <ns2:solidFill>
                <ns2:schemeClr ns2:val="tx1"/>
              </ns2:solidFill>
            </ns2:textFill>
          </w:rPr>
          <w:t xml:space="preserve">criptome </w:t>
        </w:r>
      </w:ins>
      <w:r>
        <w:rPr>
          <w:rFonts w:ascii="Times New Roman" w:hAnsi="Times New Roman" w:cs="Times New Roman"/>
          <w:color w:val="000000" w:themeColor="text1"/>
          <ns2:textFill>
            <ns2:solidFill>
              <ns2:schemeClr ns2:val="tx1"/>
            </ns2:solidFill>
          </ns2:textFill>
        </w:rPr>
        <w:t>sequencing of FFPE samples.</w:t>
      </w:r>
    </w:p>
    <w:p ns2:paraId="4A8C71B1">
      <w:pPr>
        <w:rPr>
          <w:rFonts w:ascii="Times New Roman" w:hAnsi="Times New Roman" w:cs="Times New Roman"/>
          <w:b/>
          <w:bCs/>
          <w:color w:val="000000" w:themeColor="text1"/>
          <ns2:textFill>
            <ns2:solidFill>
              <ns2:schemeClr ns2:val="tx1"/>
            </ns2:solidFill>
          </ns2:textFill>
        </w:rPr>
      </w:pPr>
      <w:r>
        <w:rPr>
          <w:rFonts w:ascii="Times New Roman" w:hAnsi="Times New Roman" w:cs="Times New Roman"/>
          <w:b/>
          <w:bCs/>
          <w:color w:val="000000" w:themeColor="text1"/>
          <ns2:textFill>
            <ns2:solidFill>
              <ns2:schemeClr ns2:val="tx1"/>
            </ns2:solidFill>
          </ns2:textFill>
        </w:rPr>
        <w:t>Implications of all the available evidence</w:t>
      </w:r>
    </w:p>
    <w:p ns2:paraId="610E72BB">
      <w:pPr>
        <w:rPr>
          <w:rFonts w:ascii="Times New Roman" w:hAnsi="Times New Roman" w:cs="Times New Roman"/>
        </w:rPr>
      </w:pPr>
      <w:r>
        <w:rPr>
          <w:rFonts w:ascii="Times New Roman" w:hAnsi="Times New Roman" w:cs="Times New Roman"/>
          <w:color w:val="000000"/>
          <w:lang w:eastAsia="zh"/>
        </w:rPr>
        <w:t>AI-clinical score</w:t>
      </w:r>
      <w:r>
        <w:rPr>
          <w:rFonts w:ascii="Times New Roman" w:hAnsi="Times New Roman" w:cs="Times New Roman"/>
          <w:color w:val="000000"/>
        </w:rPr>
        <w:t xml:space="preserve">, validated across four ethnic groups and three RCC subtypes, represents the largest and most robust prognostic model to date. </w:t>
      </w:r>
      <w:r>
        <w:rPr>
          <w:rFonts w:hint="eastAsia" w:ascii="Times New Roman" w:hAnsi="Times New Roman" w:cs="Times New Roman"/>
          <w:color w:val="000000"/>
          <w:lang w:eastAsia="zh"/>
        </w:rPr>
        <w:t>And MRSS 2</w:t>
      </w:r>
      <w:r>
        <w:rPr>
          <w:rFonts w:ascii="Times New Roman" w:hAnsi="Times New Roman" w:cs="Times New Roman"/>
          <w:color w:val="000000"/>
        </w:rPr>
        <w:t>·</w:t>
      </w:r>
      <w:r>
        <w:rPr>
          <w:rFonts w:hint="eastAsia" w:ascii="Times New Roman" w:hAnsi="Times New Roman" w:cs="Times New Roman"/>
          <w:color w:val="000000"/>
          <w:lang w:eastAsia="zh"/>
        </w:rPr>
        <w:t>0</w:t>
      </w:r>
      <w:r>
        <w:rPr>
          <w:rFonts w:ascii="Times New Roman" w:hAnsi="Times New Roman" w:cs="Times New Roman"/>
          <w:color w:val="000000"/>
        </w:rPr>
        <w:t xml:space="preserve"> offers precise recurrence ris</w:t>
      </w:r>
      <w:r>
        <w:rPr>
          <w:rFonts w:ascii="Times New Roman" w:hAnsi="Times New Roman" w:cs="Times New Roman"/>
        </w:rPr>
        <w:t>k prediction</w:t>
      </w:r>
      <w:r>
        <w:rPr>
          <w:rFonts w:hint="eastAsia" w:ascii="Times New Roman" w:hAnsi="Times New Roman" w:cs="Times New Roman"/>
          <w:lang w:eastAsia="zh"/>
        </w:rPr>
        <w:t xml:space="preserve"> for ccRCC</w:t>
      </w:r>
      <w:r>
        <w:rPr>
          <w:rFonts w:ascii="Times New Roman" w:hAnsi="Times New Roman" w:cs="Times New Roman"/>
        </w:rPr>
        <w:t xml:space="preserve">, supports </w:t>
      </w:r>
      <w:r>
        <w:rPr>
          <w:rFonts w:ascii="Times New Roman" w:hAnsi="Times New Roman" w:cs="Times New Roman"/>
          <w:lang w:eastAsia="zh"/>
        </w:rPr>
        <w:t>postoperative</w:t>
      </w:r>
      <w:r>
        <w:rPr>
          <w:rFonts w:ascii="Times New Roman" w:hAnsi="Times New Roman" w:cs="Times New Roman"/>
        </w:rPr>
        <w:t xml:space="preserve"> therapy decisions, and enables more personalized treatment, thereby enhancing clinical utility and translational potential.</w:t>
      </w:r>
    </w:p>
    <w:p ns2:paraId="6FEE34AA">
      <w:pPr>
        <w:rPr>
          <w:rFonts w:ascii="Times New Roman" w:hAnsi="Times New Roman" w:cs="Times New Roman"/>
          <w:b/>
          <w:bCs/>
          <w:color w:val="C00000"/>
        </w:rPr>
      </w:pPr>
    </w:p>
    <w:p ns2:paraId="4B00889E">
      <w:pPr>
        <w:rPr>
          <w:rFonts w:ascii="Times New Roman" w:hAnsi="Times New Roman" w:cs="Times New Roman"/>
          <w:b/>
          <w:bCs/>
          <w:color w:val="C00000"/>
        </w:rPr>
      </w:pPr>
    </w:p>
    <w:p ns2:paraId="216EBD66">
      <w:pPr>
        <w:rPr>
          <w:rFonts w:ascii="Times New Roman" w:hAnsi="Times New Roman" w:cs="Times New Roman"/>
          <w:b/>
          <w:bCs/>
          <w:color w:val="C00000"/>
        </w:rPr>
      </w:pPr>
    </w:p>
    <w:p ns2:paraId="67D195FA">
      <w:pPr>
        <w:rPr>
          <w:rFonts w:ascii="Times New Roman" w:hAnsi="Times New Roman" w:cs="Times New Roman"/>
          <w:b/>
          <w:bCs/>
          <w:color w:val="C00000"/>
        </w:rPr>
      </w:pPr>
    </w:p>
    <w:p ns2:paraId="633194A3">
      <w:pPr>
        <w:rPr>
          <w:rFonts w:ascii="Times New Roman" w:hAnsi="Times New Roman" w:cs="Times New Roman"/>
          <w:b/>
          <w:bCs/>
          <w:color w:val="C00000"/>
        </w:rPr>
      </w:pPr>
    </w:p>
    <w:p ns2:paraId="503C17B3">
      <w:pPr>
        <w:rPr>
          <w:rFonts w:ascii="Times New Roman" w:hAnsi="Times New Roman" w:cs="Times New Roman"/>
          <w:b/>
          <w:bCs/>
          <w:color w:val="C00000"/>
        </w:rPr>
      </w:pPr>
    </w:p>
    <w:p ns2:paraId="6381C7B6">
      <w:pPr>
        <w:rPr>
          <w:rFonts w:ascii="Times New Roman" w:hAnsi="Times New Roman" w:cs="Times New Roman"/>
          <w:b/>
          <w:bCs/>
          <w:color w:val="C00000"/>
        </w:rPr>
      </w:pPr>
    </w:p>
    <w:p ns2:paraId="2B92BAA3">
      <w:pPr>
        <w:rPr>
          <w:rFonts w:ascii="Times New Roman" w:hAnsi="Times New Roman" w:cs="Times New Roman"/>
          <w:b/>
          <w:bCs/>
          <w:color w:val="C00000"/>
        </w:rPr>
      </w:pPr>
    </w:p>
    <w:p ns2:paraId="4D4B3B0C">
      <w:pPr>
        <w:rPr>
          <w:rFonts w:ascii="Times New Roman" w:hAnsi="Times New Roman" w:cs="Times New Roman"/>
          <w:b/>
          <w:bCs/>
          <w:color w:val="C00000"/>
        </w:rPr>
      </w:pPr>
    </w:p>
    <w:p ns2:paraId="7ADC1539">
      <w:pPr>
        <w:rPr>
          <w:rFonts w:ascii="Times New Roman" w:hAnsi="Times New Roman" w:cs="Times New Roman"/>
          <w:b/>
          <w:bCs/>
          <w:color w:val="C00000"/>
        </w:rPr>
      </w:pPr>
    </w:p>
    <w:p ns2:paraId="40456CFB">
      <w:pPr>
        <w:rPr>
          <w:rFonts w:ascii="Times New Roman" w:hAnsi="Times New Roman" w:cs="Times New Roman"/>
          <w:b/>
          <w:bCs/>
          <w:color w:val="C00000"/>
        </w:rPr>
      </w:pPr>
    </w:p>
    <w:p ns2:paraId="1E4C8BB0">
      <w:pPr>
        <w:rPr>
          <w:rFonts w:ascii="Times New Roman" w:hAnsi="Times New Roman" w:cs="Times New Roman"/>
          <w:b/>
          <w:bCs/>
          <w:color w:val="C00000"/>
        </w:rPr>
      </w:pPr>
    </w:p>
    <w:p ns2:paraId="4731DA2C">
      <w:pPr>
        <w:rPr>
          <w:rFonts w:ascii="Times New Roman" w:hAnsi="Times New Roman" w:cs="Times New Roman"/>
          <w:b/>
          <w:bCs/>
          <w:color w:val="C00000"/>
        </w:rPr>
      </w:pPr>
    </w:p>
    <w:p ns2:paraId="6100FFE1">
      <w:pPr>
        <w:rPr>
          <w:rFonts w:ascii="Times New Roman" w:hAnsi="Times New Roman" w:cs="Times New Roman"/>
          <w:b/>
          <w:bCs/>
          <w:color w:val="C00000"/>
        </w:rPr>
      </w:pPr>
    </w:p>
    <w:p ns2:paraId="708AC3BD">
      <w:pPr>
        <w:rPr>
          <w:rFonts w:ascii="Times New Roman" w:hAnsi="Times New Roman" w:cs="Times New Roman"/>
          <w:b/>
          <w:bCs/>
          <w:color w:val="C00000"/>
        </w:rPr>
      </w:pPr>
    </w:p>
    <w:p ns2:paraId="3F0D8909">
      <w:pPr>
        <w:rPr>
          <w:rFonts w:ascii="Times New Roman" w:hAnsi="Times New Roman" w:cs="Times New Roman"/>
          <w:b/>
          <w:bCs/>
          <w:color w:val="C00000"/>
        </w:rPr>
      </w:pPr>
      <w:bookmarkStart w:id="0" w:name="OLE_LINK3"/>
      <w:r>
        <w:rPr>
          <w:rFonts w:ascii="Times New Roman" w:hAnsi="Times New Roman" w:cs="Times New Roman"/>
          <w:b/>
          <w:bCs/>
          <w:color w:val="C00000"/>
        </w:rPr>
        <w:t>Introduction</w:t>
      </w:r>
    </w:p>
    <w:p ns2:paraId="054EEC59">
      <w:pPr>
        <w:widowControl/>
        <w:rPr>
          <w:rFonts w:ascii="Times New Roman" w:hAnsi="Times New Roman" w:cs="Times New Roman"/>
        </w:rPr>
      </w:pPr>
      <w:r>
        <w:rPr>
          <w:rFonts w:ascii="Times New Roman" w:hAnsi="Times New Roman" w:cs="Times New Roman"/>
        </w:rPr>
        <w:t>Kidney cancer is a major malignancy in the urinary system, with an estimated 81,610 new cases in the USA in 2024, making it the sixth most common cancer in males and the ninth in females</w:t>
      </w:r>
      <w:r>
        <w:rPr>
          <w:rFonts w:ascii="Times New Roman" w:hAnsi="Times New Roman" w:cs="Times New Roman"/>
        </w:rPr>
        <w:fldChar w:fldCharType="begin"/>
      </w:r>
      <w:r>
        <w:rPr>
          <w:rFonts w:ascii="Times New Roman" w:hAnsi="Times New Roman" w:cs="Times New Roman"/>
        </w:rPr>
        <w:instrText xml:space="preserve"> ADDIN EN.CITE &lt;EndNote&gt;&lt;Cite&gt;&lt;Author&gt;Siegel&lt;/Author&gt;&lt;Year&gt;2024&lt;/Year&gt;&lt;RecNum&gt;1&lt;/RecNum&gt;&lt;DisplayText&gt;&lt;style face="superscript"&gt;1&lt;/style&gt;&lt;/DisplayText&gt;&lt;record&gt;&lt;rec-number&gt;1&lt;/rec-number&gt;&lt;foreign-keys&gt;&lt;key app="EN" db-id="sevvd5tavf5w51es25ep0sfb9dte0rz5vfxz" timestamp="1730883104"&gt;1&lt;/key&gt;&lt;/foreign-keys&gt;&lt;ref-type name="Journal Article"&gt;17&lt;/ref-type&gt;&lt;contributors&gt;&lt;authors&gt;&lt;author&gt;Siegel, R. L.&lt;/author&gt;&lt;author&gt;Giaquinto, A. N.&lt;/author&gt;&lt;author&gt;Jemal, A.&lt;/author&gt;&lt;/authors&gt;&lt;/contributors&gt;&lt;auth-address&gt;Surveillance Research, American Cancer Society, Atlanta, Georgia, USA.&amp;#xD;Surveillance and Health Equity Science, American Cancer Society, Atlanta, Georgia, USA.&lt;/auth-address&gt;&lt;titles&gt;&lt;title&gt;Cancer statistics, 2024&lt;/title&gt;&lt;secondary-title&gt;CA Cancer J Clin&lt;/secondary-title&gt;&lt;/titles&gt;&lt;periodical&gt;&lt;full-title&gt;CA Cancer J Clin&lt;/full-title&gt;&lt;/periodical&gt;&lt;pages&gt;12-49&lt;/pages&gt;&lt;volume&gt;74&lt;/volume&gt;&lt;number&gt;1&lt;/number&gt;&lt;edition&gt;20240117&lt;/edition&gt;&lt;keywords&gt;&lt;keyword&gt;Male&lt;/keyword&gt;&lt;keyword&gt;Young Adult&lt;/keyword&gt;&lt;keyword&gt;Humans&lt;/keyword&gt;&lt;keyword&gt;Female&lt;/keyword&gt;&lt;keyword&gt;United States/epidemiology&lt;/keyword&gt;&lt;keyword&gt;*Neoplasms/epidemiology/therapy&lt;/keyword&gt;&lt;keyword&gt;Registries&lt;/keyword&gt;&lt;keyword&gt;*Melanoma&lt;/keyword&gt;&lt;keyword&gt;Incidence&lt;/keyword&gt;&lt;keyword&gt;Smoking&lt;/keyword&gt;&lt;keyword&gt;White&lt;/keyword&gt;&lt;keyword&gt;cancer cases&lt;/keyword&gt;&lt;keyword&gt;cancer statistics&lt;/keyword&gt;&lt;keyword&gt;death rates&lt;/keyword&gt;&lt;keyword&gt;mortality&lt;/keyword&gt;&lt;/keywords&gt;&lt;dates&gt;&lt;year&gt;2024&lt;/year&gt;&lt;pub-dates&gt;&lt;date&gt;Jan-Feb&lt;/date&gt;&lt;/pub-dates&gt;&lt;/dates&gt;&lt;isbn&gt;1542-4863 (Electronic)&amp;#xD;0007-9235 (Linking)&lt;/isbn&gt;&lt;accession-num&gt;38230766&lt;/accession-num&gt;&lt;urls&gt;&lt;related-urls&gt;&lt;url&gt;https://www.ncbi.nlm.nih.gov/pubmed/38230766&lt;/url&gt;&lt;/related-urls&gt;&lt;/urls&gt;&lt;electronic-resource-num&gt;10.3322/caac.21820&lt;/electronic-resource-num&gt;&lt;/record&gt;&lt;/Cite&gt;&lt;/EndNote&gt;</w:instrText>
      </w:r>
      <w:r>
        <w:rPr>
          <w:rFonts w:ascii="Times New Roman" w:hAnsi="Times New Roman" w:cs="Times New Roman"/>
        </w:rPr>
        <w:fldChar w:fldCharType="separate"/>
      </w:r>
      <w:r>
        <w:rPr>
          <w:rFonts w:ascii="Times New Roman" w:hAnsi="Times New Roman" w:cs="Times New Roman"/>
          <w:vertAlign w:val="superscript"/>
        </w:rPr>
        <w:t>1</w:t>
      </w:r>
      <w:r>
        <w:rPr>
          <w:rFonts w:ascii="Times New Roman" w:hAnsi="Times New Roman" w:cs="Times New Roman"/>
        </w:rPr>
        <w:fldChar w:fldCharType="end"/>
      </w:r>
      <w:r>
        <w:rPr>
          <w:rFonts w:ascii="Times New Roman" w:hAnsi="Times New Roman" w:cs="Times New Roman"/>
        </w:rPr>
        <w:t>. Approximately 85% of kidney tumors are renal cell carcinoma (RCC), with the most common subtypes being clear cell, papillary, and chromophobe RCC</w:t>
      </w:r>
      <w:r>
        <w:rPr>
          <w:rFonts w:ascii="Times New Roman" w:hAnsi="Times New Roman" w:cs="Times New Roman"/>
        </w:rPr>
        <w:fldChar w:fldCharType="begin">
          <w:fldData xml:space="preserve">PEVuZE5vdGU+PENpdGU+PEF1dGhvcj5Nb3R6ZXI8L0F1dGhvcj48WWVhcj4yMDI0PC9ZZWFyPjxS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PEVuZE5vdGU+PENpdGU+PEF1dGhvcj5Nb3R6ZXI8L0F1dGhvcj48WWVhcj4yMDI0PC9ZZWFyPjxS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</w:fldData>
        </w:fldChar>
      </w:r>
      <w:r>
        <w:rPr>
          <w:rFonts w:ascii="Times New Roman" w:hAnsi="Times New Roman" w:cs="Times New Roman"/>
        </w:rPr>
        <w:instrText xml:space="preserve"> ADDIN EN.CITE.DATA </w:instrText>
      </w:r>
      <w:r>
        <w:rPr>
          <w:rFonts w:ascii="Times New Roman" w:hAnsi="Times New Roman" w:cs="Times New Roman"/>
        </w:rPr>
        <w:fldChar w:fldCharType="end"/>
      </w:r>
      <w:r>
        <w:rPr>
          <w:rFonts w:ascii="Times New Roman" w:hAnsi="Times New Roman" w:cs="Times New Roman"/>
        </w:rPr>
        <w:fldChar w:fldCharType="separate"/>
      </w:r>
      <w:r>
        <w:rPr>
          <w:rFonts w:ascii="Times New Roman" w:hAnsi="Times New Roman" w:cs="Times New Roman"/>
          <w:vertAlign w:val="superscript"/>
        </w:rPr>
        <w:t>2</w:t>
      </w:r>
      <w:r>
        <w:rPr>
          <w:rFonts w:ascii="Times New Roman" w:hAnsi="Times New Roman" w:cs="Times New Roman"/>
        </w:rPr>
        <w:fldChar w:fldCharType="end"/>
      </w:r>
      <w:r>
        <w:rPr>
          <w:rFonts w:ascii="Times New Roman" w:hAnsi="Times New Roman" w:cs="Times New Roman"/>
        </w:rPr>
        <w:t>. At diagnosis, 67% of RCC patients have localized stage I-II disease, and surgery remains the standard treatment for localized RCC</w:t>
      </w:r>
      <w:r>
        <w:rPr>
          <w:rFonts w:ascii="Times New Roman" w:hAnsi="Times New Roman" w:cs="Times New Roman"/>
        </w:rPr>
        <w:fldChar w:fldCharType="begin"/>
      </w:r>
      <w:r>
        <w:rPr>
          <w:rFonts w:ascii="Times New Roman" w:hAnsi="Times New Roman" w:cs="Times New Roman"/>
        </w:rPr>
        <w:instrText xml:space="preserve"> ADDIN EN.CITE &lt;EndNote&gt;&lt;Cite&gt;&lt;Author&gt;B. Ljungberg (Chair)&lt;/Author&gt;&lt;Year&gt;2024&lt;/Year&gt;&lt;RecNum&gt;13&lt;/RecNum&gt;&lt;DisplayText&gt;&lt;style face="superscript"&gt;3&lt;/style&gt;&lt;/DisplayText&gt;&lt;record&gt;&lt;rec-number&gt;13&lt;/rec-number&gt;&lt;foreign-keys&gt;&lt;key app="EN" db-id="sevvd5tavf5w51es25ep0sfb9dte0rz5vfxz" timestamp="1732031160"&gt;13&lt;/key&gt;&lt;/foreign-keys&gt;&lt;ref-type name="Journal Article"&gt;17&lt;/ref-type&gt;&lt;contributors&gt;&lt;authors&gt;&lt;author&gt;B. Ljungberg (Chair), A. Bex (Chair-Elect),L. Albiges, J. Bedke, U. Capitanio, Dabestani, M. Hora, T. Klatte, T. Kuusk, L. Lund, L. Marconi, G. Pignot, T. Powles, M. Tran, A. Volpe Patient Representative: S. Bonn, R.H. Giles&lt;/author&gt;&lt;/authors&gt;&lt;/contributors&gt;&lt;titles&gt;&lt;title&gt;EAU Guidelines on Renal Cell Carcinoma&lt;/title&gt;&lt;secondary-title&gt;European Association of Urology 2024&lt;/secondary-title&gt;&lt;/titles&gt;&lt;periodical&gt;&lt;full-title&gt;European Association of Urology 2024&lt;/full-title&gt;&lt;/periodical&gt;&lt;dates&gt;&lt;year&gt;2024&lt;/year&gt;&lt;/dates&gt;&lt;urls&gt;&lt;/urls&gt;&lt;/record&gt;&lt;/Cite&gt;&lt;/EndNote&gt;</w:instrText>
      </w:r>
      <w:r>
        <w:rPr>
          <w:rFonts w:ascii="Times New Roman" w:hAnsi="Times New Roman" w:cs="Times New Roman"/>
        </w:rPr>
        <w:fldChar w:fldCharType="separate"/>
      </w:r>
      <w:r>
        <w:rPr>
          <w:rFonts w:ascii="Times New Roman" w:hAnsi="Times New Roman" w:cs="Times New Roman"/>
          <w:vertAlign w:val="superscript"/>
        </w:rPr>
        <w:t>3</w:t>
      </w:r>
      <w:r>
        <w:rPr>
          <w:rFonts w:ascii="Times New Roman" w:hAnsi="Times New Roman" w:cs="Times New Roman"/>
        </w:rPr>
        <w:fldChar w:fldCharType="end"/>
      </w:r>
      <w:r>
        <w:rPr>
          <w:rFonts w:ascii="Times New Roman" w:hAnsi="Times New Roman" w:cs="Times New Roman"/>
        </w:rPr>
        <w:t>. However, around 30% of these patients will relapse after surgical excision</w:t>
      </w:r>
      <w:r>
        <w:rPr>
          <w:rFonts w:ascii="Times New Roman" w:hAnsi="Times New Roman" w:cs="Times New Roman"/>
        </w:rPr>
        <w:fldChar w:fldCharType="begin"/>
      </w:r>
      <w:r>
        <w:rPr>
          <w:rFonts w:ascii="Times New Roman" w:hAnsi="Times New Roman" w:cs="Times New Roman"/>
        </w:rPr>
        <w:instrText xml:space="preserve"> ADDIN EN.CITE &lt;EndNote&gt;&lt;Cite&gt;&lt;Author&gt;Stewart&lt;/Author&gt;&lt;Year&gt;2014&lt;/Year&gt;&lt;RecNum&gt;63&lt;/RecNum&gt;&lt;DisplayText&gt;&lt;style face="superscript"&gt;4&lt;/style&gt;&lt;/DisplayText&gt;&lt;record&gt;&lt;rec-number&gt;63&lt;/rec-number&gt;&lt;foreign-keys&gt;&lt;key app="EN" db-id="pefwrzxdi2t59reffti52tsaxv5se2x9ewee" timestamp="1660637532"&gt;63&lt;/key&gt;&lt;/foreign-keys&gt;&lt;ref-type name="Journal Article"&gt;17&lt;/ref-type&gt;&lt;contributors&gt;&lt;authors&gt;&lt;author&gt;Stewart, S. B.&lt;/author&gt;&lt;author&gt;Thompson, R. H.&lt;/author&gt;&lt;author&gt;Psutka, S. P.&lt;/author&gt;&lt;author&gt;Cheville, J. C.&lt;/author&gt;&lt;author&gt;Lohse, C. M.&lt;/author&gt;&lt;author&gt;Boorjian, S. A.&lt;/author&gt;&lt;author&gt;Leibovich, B. C.&lt;/author&gt;&lt;/authors&gt;&lt;/contributors&gt;&lt;auth-address&gt;All authors: Mayo Clinic, Rochester, MN.&amp;#xD;All authors: Mayo Clinic, Rochester, MN. leibovich.bradley@mayo.edu.&lt;/auth-address&gt;&lt;titles&gt;&lt;title&gt;Evaluation of the National Comprehensive Cancer Network and American Urological Association renal cell carcinoma surveillance guidelines&lt;/title&gt;&lt;secondary-title&gt;J Clin Oncol&lt;/secondary-title&gt;&lt;/titles&gt;&lt;periodical&gt;&lt;full-title&gt;J Clin Oncol&lt;/full-title&gt;&lt;/periodical&gt;&lt;pages&gt;4059-65&lt;/pages&gt;&lt;volume&gt;32&lt;/volume&gt;&lt;number&gt;36&lt;/number&gt;&lt;edition&gt;20141117&lt;/edition&gt;&lt;keywords&gt;&lt;keyword&gt;Aged&lt;/keyword&gt;&lt;keyword&gt;Carcinoma, Renal Cell/*surgery&lt;/keyword&gt;&lt;keyword&gt;Female&lt;/keyword&gt;&lt;keyword&gt;Follow-Up Studies&lt;/keyword&gt;&lt;keyword&gt;Guideline Adherence&lt;/keyword&gt;&lt;keyword&gt;Health Care Costs&lt;/keyword&gt;&lt;keyword&gt;Humans&lt;/keyword&gt;&lt;keyword&gt;Kidney Neoplasms/*surgery&lt;/keyword&gt;&lt;keyword&gt;Male&lt;/keyword&gt;&lt;keyword&gt;Middle Aged&lt;/keyword&gt;&lt;keyword&gt;Neoplasm Recurrence, Local/*epidemiology&lt;/keyword&gt;&lt;keyword&gt;Practice Guidelines as Topic&lt;/keyword&gt;&lt;keyword&gt;Time Factors&lt;/keyword&gt;&lt;/keywords&gt;&lt;dates&gt;&lt;year&gt;2014&lt;/year&gt;&lt;pub-dates&gt;&lt;date&gt;Dec 20&lt;/date&gt;&lt;/pub-dates&gt;&lt;/dates&gt;&lt;isbn&gt;1527-7755 (Electronic)&amp;#xD;0732-183X (Linking)&lt;/isbn&gt;&lt;accession-num&gt;25403213&lt;/accession-num&gt;&lt;urls&gt;&lt;related-urls&gt;&lt;url&gt;https://www.ncbi.nlm.nih.gov/pubmed/25403213&lt;/url&gt;&lt;/related-urls&gt;&lt;/urls&gt;&lt;custom2&gt;PMC4265116&lt;/custom2&gt;&lt;electronic-resource-num&gt;10.1200/JCO.2014.56.5416&lt;/electronic-resource-num&gt;&lt;/record&gt;&lt;/Cite&gt;&lt;/EndNote&gt;</w:instrText>
      </w:r>
      <w:r>
        <w:rPr>
          <w:rFonts w:ascii="Times New Roman" w:hAnsi="Times New Roman" w:cs="Times New Roman"/>
        </w:rPr>
        <w:fldChar w:fldCharType="separate"/>
      </w:r>
      <w:r>
        <w:rPr>
          <w:rFonts w:ascii="Times New Roman" w:hAnsi="Times New Roman" w:cs="Times New Roman"/>
          <w:vertAlign w:val="superscript"/>
        </w:rPr>
        <w:t>4</w:t>
      </w:r>
      <w:r>
        <w:rPr>
          <w:rFonts w:ascii="Times New Roman" w:hAnsi="Times New Roman" w:cs="Times New Roman"/>
        </w:rPr>
        <w:fldChar w:fldCharType="end"/>
      </w:r>
      <w:r>
        <w:rPr>
          <w:rFonts w:ascii="Times New Roman" w:hAnsi="Times New Roman" w:cs="Times New Roman"/>
        </w:rPr>
        <w:t>. Accurate prognostication is critical to identify patients who will benefit from surgery and guide the selection of suitable postoperative therapies.</w:t>
      </w:r>
    </w:p>
    <w:p ns2:paraId="2AF612C7">
      <w:pPr>
        <w:widowControl/>
        <w:rPr>
          <w:rFonts w:ascii="Times New Roman" w:hAnsi="Times New Roman" w:cs="Times New Roman"/>
        </w:rPr>
      </w:pPr>
    </w:p>
    <w:p ns2:paraId="55B71606">
      <w:pPr>
        <w:rPr>
          <w:rFonts w:ascii="Times New Roman" w:hAnsi="Times New Roman" w:cs="Times New Roman"/>
        </w:rPr>
      </w:pPr>
      <w:r>
        <w:rPr>
          <w:rFonts w:ascii="Times New Roman" w:hAnsi="Times New Roman" w:cs="Times New Roman"/>
        </w:rPr>
        <w:t xml:space="preserve">In RCC patients, factors such as TNM stage, tumor size, grade, and RCC </w:t>
      </w:r>
      <w:r>
        <w:rPr>
          <w:rFonts w:hint="eastAsia" w:ascii="Times New Roman" w:hAnsi="Times New Roman" w:cs="Times New Roman"/>
        </w:rPr>
        <w:t>pa</w:t>
      </w:r>
      <w:r>
        <w:rPr>
          <w:rFonts w:ascii="Times New Roman" w:hAnsi="Times New Roman" w:cs="Times New Roman"/>
        </w:rPr>
        <w:t>thological subtype provide important prognostic information</w:t>
      </w:r>
      <w:r>
        <w:rPr>
          <w:rFonts w:ascii="Times New Roman" w:hAnsi="Times New Roman" w:cs="Times New Roman"/>
        </w:rPr>
        <w:fldChar w:fldCharType="begin"/>
      </w:r>
      <w:r>
        <w:rPr>
          <w:rFonts w:ascii="Times New Roman" w:hAnsi="Times New Roman" w:cs="Times New Roman"/>
        </w:rPr>
        <w:instrText xml:space="preserve"> ADDIN EN.CITE &lt;EndNote&gt;&lt;Cite&gt;&lt;Author&gt;B. Ljungberg (Chair)&lt;/Author&gt;&lt;Year&gt;2024&lt;/Year&gt;&lt;RecNum&gt;13&lt;/RecNum&gt;&lt;DisplayText&gt;&lt;style face="superscript"&gt;3&lt;/style&gt;&lt;/DisplayText&gt;&lt;record&gt;&lt;rec-number&gt;13&lt;/rec-number&gt;&lt;foreign-keys&gt;&lt;key app="EN" db-id="sevvd5tavf5w51es25ep0sfb9dte0rz5vfxz" timestamp="1732031160"&gt;13&lt;/key&gt;&lt;/foreign-keys&gt;&lt;ref-type name="Journal Article"&gt;17&lt;/ref-type&gt;&lt;contributors&gt;&lt;authors&gt;&lt;author&gt;B. Ljungberg (Chair), A. Bex (Chair-Elect),L. Albiges, J. Bedke, U. Capitanio, Dabestani, M. Hora, T. Klatte, T. Kuusk, L. Lund, L. Marconi, G. Pignot, T. Powles, M. Tran, A. Volpe Patient Representative: S. Bonn, R.H. Giles&lt;/author&gt;&lt;/authors&gt;&lt;/contributors&gt;&lt;titles&gt;&lt;title&gt;EAU Guidelines on Renal Cell Carcinoma&lt;/title&gt;&lt;secondary-title&gt;European Association of Urology 2024&lt;/secondary-title&gt;&lt;/titles&gt;&lt;periodical&gt;&lt;full-title&gt;European Association of Urology 2024&lt;/full-title&gt;&lt;/periodical&gt;&lt;dates&gt;&lt;year&gt;2024&lt;/year&gt;&lt;/dates&gt;&lt;urls&gt;&lt;/urls&gt;&lt;/record&gt;&lt;/Cite&gt;&lt;/EndNote&gt;</w:instrText>
      </w:r>
      <w:r>
        <w:rPr>
          <w:rFonts w:ascii="Times New Roman" w:hAnsi="Times New Roman" w:cs="Times New Roman"/>
        </w:rPr>
        <w:fldChar w:fldCharType="separate"/>
      </w:r>
      <w:r>
        <w:rPr>
          <w:rFonts w:ascii="Times New Roman" w:hAnsi="Times New Roman" w:cs="Times New Roman"/>
          <w:vertAlign w:val="superscript"/>
        </w:rPr>
        <w:t>3</w:t>
      </w:r>
      <w:r>
        <w:rPr>
          <w:rFonts w:ascii="Times New Roman" w:hAnsi="Times New Roman" w:cs="Times New Roman"/>
        </w:rPr>
        <w:fldChar w:fldCharType="end"/>
      </w:r>
      <w:r>
        <w:rPr>
          <w:rFonts w:ascii="Times New Roman" w:hAnsi="Times New Roman" w:cs="Times New Roman"/>
        </w:rPr>
        <w:t>. Several internationally recognized risk models, based on clinical and pathological features, are used to predict outcomes. The Leibovich score, a validated prognostic model, estimates the risk of metastasis after radical nephrectomy in patients with sporadic clear cell RCC (ccRCC)</w:t>
      </w:r>
      <w:r>
        <w:rPr>
          <w:rFonts w:ascii="Times New Roman" w:hAnsi="Times New Roman" w:cs="Times New Roman"/>
        </w:rPr>
        <w:fldChar w:fldCharType="begin"/>
      </w:r>
      <w:r>
        <w:rPr>
          <w:rFonts w:ascii="Times New Roman" w:hAnsi="Times New Roman" w:cs="Times New Roman"/>
        </w:rPr>
        <w:instrText xml:space="preserve"> ADDIN EN.CITE &lt;EndNote&gt;&lt;Cite&gt;&lt;Author&gt;Leibovich&lt;/Author&gt;&lt;Year&gt;2003&lt;/Year&gt;&lt;RecNum&gt;10&lt;/RecNum&gt;&lt;DisplayText&gt;&lt;style face="superscript"&gt;5&lt;/style&gt;&lt;/DisplayText&gt;&lt;record&gt;&lt;rec-number&gt;10&lt;/rec-number&gt;&lt;foreign-keys&gt;&lt;key app="EN" db-id="pefwrzxdi2t59reffti52tsaxv5se2x9ewee" timestamp="1658853391"&gt;10&lt;/key&gt;&lt;/foreign-keys&gt;&lt;ref-type name="Journal Article"&gt;17&lt;/ref-type&gt;&lt;contributors&gt;&lt;authors&gt;&lt;author&gt;Leibovich, B. C.&lt;/author&gt;&lt;author&gt;Blute, M. L.&lt;/author&gt;&lt;author&gt;Cheville, J. C.&lt;/author&gt;&lt;author&gt;Lohse, C. M.&lt;/author&gt;&lt;author&gt;Frank, I.&lt;/author&gt;&lt;author&gt;Kwon, E. D.&lt;/author&gt;&lt;author&gt;Weaver, A. L.&lt;/author&gt;&lt;author&gt;Parker, A. S.&lt;/author&gt;&lt;author&gt;Zincke, H.&lt;/author&gt;&lt;/authors&gt;&lt;/contributors&gt;&lt;auth-address&gt;Department of Urology, Mayo Medical School and Mayo Clinic, Rochester, Minnesota 55905, USA. leibovich.bradley@mayo.edu&lt;/auth-address&gt;&lt;titles&gt;&lt;title&gt;Prediction of progression after radical nephrectomy for patients with clear cell renal cell carcinoma: a stratification tool for prospective clinical trials&lt;/title&gt;&lt;secondary-title&gt;Cancer&lt;/secondary-title&gt;&lt;/titles&gt;&lt;periodical&gt;&lt;full-title&gt;Cancer&lt;/full-title&gt;&lt;/periodical&gt;&lt;pages&gt;1663-71&lt;/pages&gt;&lt;volume&gt;97&lt;/volume&gt;&lt;number&gt;7&lt;/number&gt;&lt;keywords&gt;&lt;keyword&gt;Adenocarcinoma, Clear Cell/pathology/*surgery&lt;/keyword&gt;&lt;keyword&gt;Adult&lt;/keyword&gt;&lt;keyword&gt;Aged&lt;/keyword&gt;&lt;keyword&gt;Algorithms&lt;/keyword&gt;&lt;keyword&gt;Clinical Trials as Topic&lt;/keyword&gt;&lt;keyword&gt;Disease-Free Survival&lt;/keyword&gt;&lt;keyword&gt;Female&lt;/keyword&gt;&lt;keyword&gt;Humans&lt;/keyword&gt;&lt;keyword&gt;Kidney Neoplasms/*pathology/*surgery&lt;/keyword&gt;&lt;keyword&gt;Male&lt;/keyword&gt;&lt;keyword&gt;Middle Aged&lt;/keyword&gt;&lt;keyword&gt;Neoplasm Metastasis&lt;/keyword&gt;&lt;keyword&gt;Nephrectomy&lt;/keyword&gt;&lt;/keywords&gt;&lt;dates&gt;&lt;year&gt;2003&lt;/year&gt;&lt;pub-dates&gt;&lt;date&gt;Apr 1&lt;/date&gt;&lt;/pub-dates&gt;&lt;/dates&gt;&lt;isbn&gt;0008-543X (Print)&amp;#xD;0008-543X (Linking)&lt;/isbn&gt;&lt;accession-num&gt;12655523&lt;/accession-num&gt;&lt;urls&gt;&lt;related-urls&gt;&lt;url&gt;https://www.ncbi.nlm.nih.gov/pubmed/12655523&lt;/url&gt;&lt;/related-urls&gt;&lt;/urls&gt;&lt;electronic-resource-num&gt;10.1002/cncr.11234&lt;/electronic-resource-num&gt;&lt;/record&gt;&lt;/Cite&gt;&lt;/EndNote&gt;</w:instrText>
      </w:r>
      <w:r>
        <w:rPr>
          <w:rFonts w:ascii="Times New Roman" w:hAnsi="Times New Roman" w:cs="Times New Roman"/>
        </w:rPr>
        <w:fldChar w:fldCharType="separate"/>
      </w:r>
      <w:r>
        <w:rPr>
          <w:rFonts w:ascii="Times New Roman" w:hAnsi="Times New Roman" w:cs="Times New Roman"/>
          <w:vertAlign w:val="superscript"/>
        </w:rPr>
        <w:t>5</w:t>
      </w:r>
      <w:r>
        <w:rPr>
          <w:rFonts w:ascii="Times New Roman" w:hAnsi="Times New Roman" w:cs="Times New Roman"/>
        </w:rPr>
        <w:fldChar w:fldCharType="end"/>
      </w:r>
      <w:r>
        <w:rPr>
          <w:rFonts w:hint="eastAsia" w:ascii="Times New Roman" w:hAnsi="Times New Roman" w:cs="Times New Roman"/>
          <w:lang w:eastAsia="zh"/>
        </w:rPr>
        <w:t xml:space="preserve">. </w:t>
      </w:r>
      <w:r>
        <w:rPr>
          <w:rFonts w:ascii="Times New Roman" w:hAnsi="Times New Roman" w:cs="Times New Roman"/>
        </w:rPr>
        <w:t>The Leibovich score has also demonstrated predictive value for non-clear cell RCC in external validation cohorts</w:t>
      </w:r>
      <w:r>
        <w:rPr>
          <w:rFonts w:ascii="Times New Roman" w:hAnsi="Times New Roman" w:cs="Times New Roman"/>
        </w:rPr>
        <w:fldChar w:fldCharType="begin">
          <w:fldData xml:space="preserve">PEVuZE5vdGU+PENpdGU+PEF1dGhvcj5PemE8L0F1dGhvcj48WWVhcj4yMDIyPC9ZZWFyPjxSZWNO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PEVuZE5vdGU+PENpdGU+PEF1dGhvcj5PemE8L0F1dGhvcj48WWVhcj4yMDIyPC9ZZWFyPjxSZWNO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</w:fldData>
        </w:fldChar>
      </w:r>
      <w:r>
        <w:rPr>
          <w:rFonts w:ascii="Times New Roman" w:hAnsi="Times New Roman" w:cs="Times New Roman"/>
        </w:rPr>
        <w:instrText xml:space="preserve"> ADDIN EN.CITE.DATA </w:instrText>
      </w:r>
      <w:r>
        <w:rPr>
          <w:rFonts w:ascii="Times New Roman" w:hAnsi="Times New Roman" w:cs="Times New Roman"/>
        </w:rPr>
        <w:fldChar w:fldCharType="end"/>
      </w:r>
      <w:r>
        <w:rPr>
          <w:rFonts w:ascii="Times New Roman" w:hAnsi="Times New Roman" w:cs="Times New Roman"/>
        </w:rPr>
        <w:fldChar w:fldCharType="separate"/>
      </w:r>
      <w:r>
        <w:rPr>
          <w:rFonts w:ascii="Times New Roman" w:hAnsi="Times New Roman" w:cs="Times New Roman"/>
          <w:vertAlign w:val="superscript"/>
        </w:rPr>
        <w:t>6</w:t>
      </w:r>
      <w:r>
        <w:rPr>
          <w:rFonts w:ascii="Times New Roman" w:hAnsi="Times New Roman" w:cs="Times New Roman"/>
        </w:rPr>
        <w:fldChar w:fldCharType="end"/>
      </w:r>
      <w:r>
        <w:rPr>
          <w:rFonts w:ascii="Times New Roman" w:hAnsi="Times New Roman" w:cs="Times New Roman"/>
        </w:rPr>
        <w:t>. The SSIGN score, incorporating stage, size, grade, and necrosis, was developed to predict outcomes after radical nephrectomy for ccRCC</w:t>
      </w:r>
      <w:r>
        <w:rPr>
          <w:rFonts w:ascii="Times New Roman" w:hAnsi="Times New Roman" w:cs="Times New Roman"/>
        </w:rPr>
        <w:fldChar w:fldCharType="begin">
          <w:fldData xml:space="preserve">PEVuZE5vdGU+PENpdGU+PEF1dGhvcj5aaWdldW5lcjwvQXV0aG9yPjxZZWFyPjIwMTA8L1llYXI+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PEVuZE5vdGU+PENpdGU+PEF1dGhvcj5aaWdldW5lcjwvQXV0aG9yPjxZZWFyPjIwMTA8L1llYXI+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</w:fldData>
        </w:fldChar>
      </w:r>
      <w:r>
        <w:rPr>
          <w:rFonts w:ascii="Times New Roman" w:hAnsi="Times New Roman" w:cs="Times New Roman"/>
        </w:rPr>
        <w:instrText xml:space="preserve"> ADDIN EN.CITE.DATA </w:instrText>
      </w:r>
      <w:r>
        <w:rPr>
          <w:rFonts w:ascii="Times New Roman" w:hAnsi="Times New Roman" w:cs="Times New Roman"/>
        </w:rPr>
        <w:fldChar w:fldCharType="end"/>
      </w:r>
      <w:r>
        <w:rPr>
          <w:rFonts w:ascii="Times New Roman" w:hAnsi="Times New Roman" w:cs="Times New Roman"/>
        </w:rPr>
        <w:fldChar w:fldCharType="separate"/>
      </w:r>
      <w:r>
        <w:rPr>
          <w:rFonts w:ascii="Times New Roman" w:hAnsi="Times New Roman" w:cs="Times New Roman"/>
          <w:vertAlign w:val="superscript"/>
        </w:rPr>
        <w:t>7,8</w:t>
      </w:r>
      <w:r>
        <w:rPr>
          <w:rFonts w:ascii="Times New Roman" w:hAnsi="Times New Roman" w:cs="Times New Roman"/>
        </w:rPr>
        <w:fldChar w:fldCharType="end"/>
      </w:r>
      <w:r>
        <w:t xml:space="preserve"> </w:t>
      </w:r>
      <w:r>
        <w:rPr>
          <w:rFonts w:ascii="Times New Roman" w:hAnsi="Times New Roman" w:cs="Times New Roman"/>
        </w:rPr>
        <w:t>and has also performed well for non-clear cell RCC</w:t>
      </w:r>
      <w:r>
        <w:rPr>
          <w:rFonts w:ascii="Times New Roman" w:hAnsi="Times New Roman" w:cs="Times New Roman"/>
          <w:lang w:eastAsia="zh"/>
        </w:rPr>
        <w:fldChar w:fldCharType="begin">
          <w:fldData xml:space="preserve">PEVuZE5vdGU+PENpdGU+PEF1dGhvcj5Db3JyZWE8L0F1dGhvcj48WWVhcj4yMDE5PC9ZZWFyPjxS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</w:fldData>
        </w:fldChar>
      </w:r>
      <w:r>
        <w:rPr>
          <w:rFonts w:ascii="Times New Roman" w:hAnsi="Times New Roman" w:cs="Times New Roman"/>
          <w:lang w:eastAsia="zh"/>
        </w:rPr>
        <w:instrText xml:space="preserve"> ADDIN EN.CITE </w:instrText>
      </w:r>
      <w:r>
        <w:rPr>
          <w:rFonts w:ascii="Times New Roman" w:hAnsi="Times New Roman" w:cs="Times New Roman"/>
          <w:lang w:eastAsia="zh"/>
        </w:rPr>
        <w:fldChar w:fldCharType="begin">
          <w:fldData xml:space="preserve">PEVuZE5vdGU+PENpdGU+PEF1dGhvcj5Db3JyZWE8L0F1dGhvcj48WWVhcj4yMDE5PC9ZZWFyPjxS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</w:fldData>
        </w:fldChar>
      </w:r>
      <w:r>
        <w:rPr>
          <w:rFonts w:ascii="Times New Roman" w:hAnsi="Times New Roman" w:cs="Times New Roman"/>
          <w:lang w:eastAsia="zh"/>
        </w:rPr>
        <w:instrText xml:space="preserve"> ADDIN EN.CITE.DATA </w:instrText>
      </w:r>
      <w:r>
        <w:rPr>
          <w:rFonts w:ascii="Times New Roman" w:hAnsi="Times New Roman" w:cs="Times New Roman"/>
          <w:lang w:eastAsia="zh"/>
        </w:rPr>
        <w:fldChar w:fldCharType="end"/>
      </w:r>
      <w:r>
        <w:rPr>
          <w:rFonts w:ascii="Times New Roman" w:hAnsi="Times New Roman" w:cs="Times New Roman"/>
          <w:lang w:eastAsia="zh"/>
        </w:rPr>
        <w:fldChar w:fldCharType="separate"/>
      </w:r>
      <w:r>
        <w:rPr>
          <w:rFonts w:ascii="Times New Roman" w:hAnsi="Times New Roman" w:cs="Times New Roman"/>
          <w:vertAlign w:val="superscript"/>
          <w:lang w:eastAsia="zh"/>
        </w:rPr>
        <w:t>9</w:t>
      </w:r>
      <w:r>
        <w:rPr>
          <w:rFonts w:ascii="Times New Roman" w:hAnsi="Times New Roman" w:cs="Times New Roman"/>
          <w:lang w:eastAsia="zh"/>
        </w:rPr>
        <w:fldChar w:fldCharType="end"/>
      </w:r>
      <w:r>
        <w:rPr>
          <w:rFonts w:hint="eastAsia" w:ascii="Times New Roman" w:hAnsi="Times New Roman" w:cs="Times New Roman"/>
          <w:lang w:eastAsia="zh"/>
        </w:rPr>
        <w:t xml:space="preserve">. </w:t>
      </w:r>
      <w:r>
        <w:rPr>
          <w:rFonts w:ascii="Times New Roman" w:hAnsi="Times New Roman" w:cs="Times New Roman"/>
          <w:lang w:eastAsia="zh"/>
        </w:rPr>
        <w:t>The UCLA Integrated Staging System (UISS) predicts overall survival for RCC patients, regardless of histological subtype, based on ECOG performance status, Fuhrman nuclear grade, and TNM stage</w:t>
      </w:r>
      <w:r>
        <w:rPr>
          <w:rFonts w:ascii="Times New Roman" w:hAnsi="Times New Roman" w:cs="Times New Roman"/>
          <w:lang w:eastAsia="zh"/>
        </w:rPr>
        <w:fldChar w:fldCharType="begin"/>
      </w:r>
      <w:r>
        <w:rPr>
          <w:rFonts w:ascii="Times New Roman" w:hAnsi="Times New Roman" w:cs="Times New Roman"/>
          <w:lang w:eastAsia="zh"/>
        </w:rPr>
        <w:instrText xml:space="preserve"> ADDIN EN.CITE &lt;EndNote&gt;&lt;Cite&gt;&lt;Author&gt;Zisman&lt;/Author&gt;&lt;Year&gt;2002&lt;/Year&gt;&lt;RecNum&gt;27&lt;/RecNum&gt;&lt;DisplayText&gt;&lt;style face="superscript"&gt;10&lt;/style&gt;&lt;/DisplayText&gt;&lt;record&gt;&lt;rec-number&gt;27&lt;/rec-number&gt;&lt;foreign-keys&gt;&lt;key app="EN" db-id="sevvd5tavf5w51es25ep0sfb9dte0rz5vfxz" timestamp="1737295326"&gt;27&lt;/key&gt;&lt;/foreign-keys&gt;&lt;ref-type name="Journal Article"&gt;17&lt;/ref-type&gt;&lt;contributors&gt;&lt;authors&gt;&lt;author&gt;Zisman, A.&lt;/author&gt;&lt;author&gt;Pantuck, A. J.&lt;/author&gt;&lt;author&gt;Dorey, F.&lt;/author&gt;&lt;author&gt;Chao, D. H.&lt;/author&gt;&lt;author&gt;Gitlitz, B. J.&lt;/author&gt;&lt;author&gt;Moldawer, N.&lt;/author&gt;&lt;author&gt;Lazarovici, D.&lt;/author&gt;&lt;author&gt;deKernion, J. B.&lt;/author&gt;&lt;author&gt;Figlin, R. A.&lt;/author&gt;&lt;author&gt;Belldegrun, A. S.&lt;/author&gt;&lt;/authors&gt;&lt;/contributors&gt;&lt;auth-address&gt;Division of Urologic Oncology, Department of Urology, University of California School of Medicine, Los Angeles, CA 90095-1738, USA.&lt;/auth-address&gt;&lt;titles&gt;&lt;title&gt;Mathematical model to predict individual survival for patients with renal cell carcinoma&lt;/title&gt;&lt;secondary-title&gt;J Clin Oncol&lt;/secondary-title&gt;&lt;/titles&gt;&lt;periodical&gt;&lt;full-title&gt;J Clin Oncol&lt;/full-title&gt;&lt;/periodical&gt;&lt;pages&gt;1368-74&lt;/pages&gt;&lt;volume&gt;20&lt;/volume&gt;&lt;number&gt;5&lt;/number&gt;&lt;keywords&gt;&lt;keyword&gt;Carcinoma, Renal Cell/*mortality/pathology/therapy&lt;/keyword&gt;&lt;keyword&gt;Female&lt;/keyword&gt;&lt;keyword&gt;Humans&lt;/keyword&gt;&lt;keyword&gt;Kidney Neoplasms/*mortality/pathology/therapy&lt;/keyword&gt;&lt;keyword&gt;Male&lt;/keyword&gt;&lt;keyword&gt;Mathematics&lt;/keyword&gt;&lt;keyword&gt;*Models, Theoretical&lt;/keyword&gt;&lt;keyword&gt;Multivariate Analysis&lt;/keyword&gt;&lt;keyword&gt;Neoplasm Metastasis&lt;/keyword&gt;&lt;keyword&gt;Neoplasm Staging&lt;/keyword&gt;&lt;keyword&gt;Nephrectomy&lt;/keyword&gt;&lt;keyword&gt;Prognosis&lt;/keyword&gt;&lt;keyword&gt;Retrospective Studies&lt;/keyword&gt;&lt;/keywords&gt;&lt;dates&gt;&lt;year&gt;2002&lt;/year&gt;&lt;pub-dates&gt;&lt;date&gt;Mar 1&lt;/date&gt;&lt;/pub-dates&gt;&lt;/dates&gt;&lt;isbn&gt;0732-183X (Print)&amp;#xD;0732-183X (Linking)&lt;/isbn&gt;&lt;accession-num&gt;11870181&lt;/accession-num&gt;&lt;urls&gt;&lt;related-urls&gt;&lt;url&gt;https://www.ncbi.nlm.nih.gov/pubmed/11870181&lt;/url&gt;&lt;/related-urls&gt;&lt;/urls&gt;&lt;electronic-resource-num&gt;10.1200/JCO.2002.20.5.1368&lt;/electronic-resource-num&gt;&lt;/record&gt;&lt;/Cite&gt;&lt;/EndNote&gt;</w:instrText>
      </w:r>
      <w:r>
        <w:rPr>
          <w:rFonts w:ascii="Times New Roman" w:hAnsi="Times New Roman" w:cs="Times New Roman"/>
          <w:lang w:eastAsia="zh"/>
        </w:rPr>
        <w:fldChar w:fldCharType="separate"/>
      </w:r>
      <w:r>
        <w:rPr>
          <w:rFonts w:ascii="Times New Roman" w:hAnsi="Times New Roman" w:cs="Times New Roman"/>
          <w:vertAlign w:val="superscript"/>
          <w:lang w:eastAsia="zh"/>
        </w:rPr>
        <w:t>10</w:t>
      </w:r>
      <w:r>
        <w:rPr>
          <w:rFonts w:ascii="Times New Roman" w:hAnsi="Times New Roman" w:cs="Times New Roman"/>
          <w:lang w:eastAsia="zh"/>
        </w:rPr>
        <w:fldChar w:fldCharType="end"/>
      </w:r>
      <w:r>
        <w:rPr>
          <w:rFonts w:ascii="Times New Roman" w:hAnsi="Times New Roman" w:cs="Times New Roman"/>
          <w:lang w:eastAsia="zh"/>
        </w:rPr>
        <w:t>.</w:t>
      </w:r>
      <w:r>
        <w:rPr>
          <w:rFonts w:hint="eastAsia" w:ascii="Times New Roman" w:hAnsi="Times New Roman" w:cs="Times New Roman"/>
          <w:lang w:eastAsia="zh"/>
        </w:rPr>
        <w:t xml:space="preserve"> </w:t>
      </w:r>
      <w:r>
        <w:rPr>
          <w:rFonts w:ascii="Times New Roman" w:hAnsi="Times New Roman" w:cs="Times New Roman"/>
          <w:lang w:eastAsia="zh"/>
        </w:rPr>
        <w:t>The GRANT score has been tested in a phase III trial to predict disease-free survival (DFS) and overall survival (OS) after radical nephrectomy for RCC</w:t>
      </w:r>
      <w:r>
        <w:rPr>
          <w:rFonts w:ascii="Times New Roman" w:hAnsi="Times New Roman" w:cs="Times New Roman"/>
          <w:lang w:eastAsia="zh"/>
        </w:rPr>
        <w:fldChar w:fldCharType="begin">
          <w:fldData xml:space="preserve">PEVuZE5vdGU+PENpdGU+PEF1dGhvcj5CdXRpPC9BdXRob3I+PFllYXI+MjAxNzwvWWVhcj48UmVj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</w:fldData>
        </w:fldChar>
      </w:r>
      <w:r>
        <w:rPr>
          <w:rFonts w:ascii="Times New Roman" w:hAnsi="Times New Roman" w:cs="Times New Roman"/>
          <w:lang w:eastAsia="zh"/>
        </w:rPr>
        <w:instrText xml:space="preserve"> ADDIN EN.CITE </w:instrText>
      </w:r>
      <w:r>
        <w:rPr>
          <w:rFonts w:ascii="Times New Roman" w:hAnsi="Times New Roman" w:cs="Times New Roman"/>
          <w:lang w:eastAsia="zh"/>
        </w:rPr>
        <w:fldChar w:fldCharType="begin">
          <w:fldData xml:space="preserve">PEVuZE5vdGU+PENpdGU+PEF1dGhvcj5CdXRpPC9BdXRob3I+PFllYXI+MjAxNzwvWWVhcj48UmVj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</w:fldData>
        </w:fldChar>
      </w:r>
      <w:r>
        <w:rPr>
          <w:rFonts w:ascii="Times New Roman" w:hAnsi="Times New Roman" w:cs="Times New Roman"/>
          <w:lang w:eastAsia="zh"/>
        </w:rPr>
        <w:instrText xml:space="preserve"> ADDIN EN.CITE.DATA </w:instrText>
      </w:r>
      <w:r>
        <w:rPr>
          <w:rFonts w:ascii="Times New Roman" w:hAnsi="Times New Roman" w:cs="Times New Roman"/>
          <w:lang w:eastAsia="zh"/>
        </w:rPr>
        <w:fldChar w:fldCharType="end"/>
      </w:r>
      <w:r>
        <w:rPr>
          <w:rFonts w:ascii="Times New Roman" w:hAnsi="Times New Roman" w:cs="Times New Roman"/>
          <w:lang w:eastAsia="zh"/>
        </w:rPr>
        <w:fldChar w:fldCharType="separate"/>
      </w:r>
      <w:r>
        <w:rPr>
          <w:rFonts w:ascii="Times New Roman" w:hAnsi="Times New Roman" w:cs="Times New Roman"/>
          <w:vertAlign w:val="superscript"/>
          <w:lang w:eastAsia="zh"/>
        </w:rPr>
        <w:t>11</w:t>
      </w:r>
      <w:r>
        <w:rPr>
          <w:rFonts w:ascii="Times New Roman" w:hAnsi="Times New Roman" w:cs="Times New Roman"/>
          <w:lang w:eastAsia="zh"/>
        </w:rPr>
        <w:fldChar w:fldCharType="end"/>
      </w:r>
      <w:r>
        <w:rPr>
          <w:rFonts w:hint="eastAsia" w:ascii="Times New Roman" w:hAnsi="Times New Roman" w:cs="Times New Roman"/>
          <w:lang w:eastAsia="zh"/>
        </w:rPr>
        <w:t xml:space="preserve">. </w:t>
      </w:r>
      <w:r>
        <w:rPr>
          <w:rFonts w:ascii="Times New Roman" w:hAnsi="Times New Roman" w:cs="Times New Roman"/>
        </w:rPr>
        <w:t>In metastatic RCC, risk models from the Memorial Sloan Kettering Cancer Center (MSKCC) and the International Metastatic Renal Cell Carcinoma Database Consortium (IMDC) have been used in numerous randomized controlled trials (RCTs)</w:t>
      </w:r>
      <w:r>
        <w:rPr>
          <w:rFonts w:ascii="Times New Roman" w:hAnsi="Times New Roman" w:cs="Times New Roman"/>
        </w:rPr>
        <w:fldChar w:fldCharType="begin">
          <w:fldData xml:space="preserve">PEVuZE5vdGU+PENpdGU+PEF1dGhvcj5FbCBaYXJpZjwvQXV0aG9yPjxZZWFyPjIwMjQ8L1llYXI+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PEVuZE5vdGU+PENpdGU+PEF1dGhvcj5FbCBaYXJpZjwvQXV0aG9yPjxZZWFyPjIwMjQ8L1llYXI+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</w:fldData>
        </w:fldChar>
      </w:r>
      <w:r>
        <w:rPr>
          <w:rFonts w:ascii="Times New Roman" w:hAnsi="Times New Roman" w:cs="Times New Roman"/>
        </w:rPr>
        <w:instrText xml:space="preserve"> ADDIN EN.CITE.DATA </w:instrText>
      </w:r>
      <w:r>
        <w:rPr>
          <w:rFonts w:ascii="Times New Roman" w:hAnsi="Times New Roman" w:cs="Times New Roman"/>
        </w:rPr>
        <w:fldChar w:fldCharType="end"/>
      </w:r>
      <w:r>
        <w:rPr>
          <w:rFonts w:ascii="Times New Roman" w:hAnsi="Times New Roman" w:cs="Times New Roman"/>
        </w:rPr>
        <w:fldChar w:fldCharType="separate"/>
      </w:r>
      <w:r>
        <w:rPr>
          <w:rFonts w:ascii="Times New Roman" w:hAnsi="Times New Roman" w:cs="Times New Roman"/>
          <w:vertAlign w:val="superscript"/>
        </w:rPr>
        <w:t>12-15</w:t>
      </w:r>
      <w:r>
        <w:rPr>
          <w:rFonts w:ascii="Times New Roman" w:hAnsi="Times New Roman" w:cs="Times New Roman"/>
        </w:rPr>
        <w:fldChar w:fldCharType="end"/>
      </w:r>
      <w:r>
        <w:rPr>
          <w:rFonts w:ascii="Times New Roman" w:hAnsi="Times New Roman" w:cs="Times New Roman"/>
        </w:rPr>
        <w:t xml:space="preserve">. Furthermore, recent models based on histopathological images and molecular biomarkers aim to improve the predictive power of existing RCC prognostic systems </w:t>
      </w:r>
      <w:r>
        <w:rPr>
          <w:rFonts w:ascii="Times New Roman" w:hAnsi="Times New Roman" w:cs="Times New Roman"/>
        </w:rPr>
        <w:fldChar w:fldCharType="begin">
          <w:fldData xml:space="preserve">PEVuZE5vdGU+PENpdGU+PEF1dGhvcj5HdWk8L0F1dGhvcj48WWVhcj4yMDIzPC9ZZWFyPjxSZWNO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PEVuZE5vdGU+PENpdGU+PEF1dGhvcj5HdWk8L0F1dGhvcj48WWVhcj4yMDIzPC9ZZWFyPjxSZWNO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</w:fldData>
        </w:fldChar>
      </w:r>
      <w:r>
        <w:rPr>
          <w:rFonts w:ascii="Times New Roman" w:hAnsi="Times New Roman" w:cs="Times New Roman"/>
        </w:rPr>
        <w:instrText xml:space="preserve"> ADDIN EN.CITE.DATA </w:instrText>
      </w:r>
      <w:r>
        <w:rPr>
          <w:rFonts w:ascii="Times New Roman" w:hAnsi="Times New Roman" w:cs="Times New Roman"/>
        </w:rPr>
        <w:fldChar w:fldCharType="end"/>
      </w:r>
      <w:r>
        <w:rPr>
          <w:rFonts w:ascii="Times New Roman" w:hAnsi="Times New Roman" w:cs="Times New Roman"/>
        </w:rPr>
        <w:fldChar w:fldCharType="separate"/>
      </w:r>
      <w:r>
        <w:rPr>
          <w:rFonts w:ascii="Times New Roman" w:hAnsi="Times New Roman" w:cs="Times New Roman"/>
          <w:vertAlign w:val="superscript"/>
        </w:rPr>
        <w:t>16-19</w:t>
      </w:r>
      <w:r>
        <w:rPr>
          <w:rFonts w:ascii="Times New Roman" w:hAnsi="Times New Roman" w:cs="Times New Roman"/>
        </w:rPr>
        <w:fldChar w:fldCharType="end"/>
      </w:r>
      <w:r>
        <w:rPr>
          <w:rFonts w:ascii="Times New Roman" w:hAnsi="Times New Roman" w:cs="Times New Roman"/>
        </w:rPr>
        <w:t>.</w:t>
      </w:r>
    </w:p>
    <w:p ns2:paraId="6BD4C44F">
      <w:pPr>
        <w:rPr>
          <w:rFonts w:ascii="Times New Roman" w:hAnsi="Times New Roman" w:cs="Times New Roman"/>
        </w:rPr>
      </w:pPr>
    </w:p>
    <w:p ns2:paraId="5C7C0CA0">
      <w:pPr>
        <w:rPr>
          <w:rFonts w:ascii="Times New Roman" w:hAnsi="Times New Roman" w:cs="Times New Roman"/>
        </w:rPr>
      </w:pPr>
      <w:r>
        <w:rPr>
          <w:rFonts w:hint="eastAsia" w:ascii="Times New Roman" w:hAnsi="Times New Roman" w:cs="Times New Roman"/>
        </w:rPr>
        <w:t>Despite the availability of these models, the predominant ones are grounded in traditional statistical methodologies that operate under the assumptions of linear relationships and invariant interactions among predictors.</w:t>
      </w:r>
      <w:r>
        <w:rPr>
          <w:rFonts w:hint="eastAsia" w:ascii="Times New Roman" w:hAnsi="Times New Roman" w:cs="Times New Roman"/>
          <w:lang w:eastAsia="zh"/>
        </w:rPr>
        <w:t xml:space="preserve"> </w:t>
      </w:r>
      <w:r>
        <w:rPr>
          <w:rFonts w:ascii="Times New Roman" w:hAnsi="Times New Roman" w:cs="Times New Roman"/>
        </w:rPr>
        <w:t>The rise of machine learning offers an alternative by relaxing assumptions about data generation and considering complex, non-linear interactions. Machine learning has shown significant promise in medical applications, particularly in developing prognostic models for cancer</w:t>
      </w:r>
      <w:r>
        <w:rPr>
          <w:rFonts w:hint="eastAsia" w:ascii="Times New Roman" w:hAnsi="Times New Roman" w:cs="Times New Roman"/>
          <w:lang w:eastAsia="zh"/>
        </w:rPr>
        <w:t>s</w:t>
      </w:r>
      <w:r>
        <w:rPr>
          <w:rFonts w:ascii="Times New Roman" w:hAnsi="Times New Roman" w:cs="Times New Roman"/>
        </w:rPr>
        <w:fldChar w:fldCharType="begin">
          <w:fldData xml:space="preserve">PEVuZE5vdGU+PENpdGU+PEF1dGhvcj5UcmFuPC9BdXRob3I+PFllYXI+MjAyMTwvWWVhcj48UmVj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PEVuZE5vdGU+PENpdGU+PEF1dGhvcj5UcmFuPC9BdXRob3I+PFllYXI+MjAyMTwvWWVhcj48UmVj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</w:fldData>
        </w:fldChar>
      </w:r>
      <w:r>
        <w:rPr>
          <w:rFonts w:ascii="Times New Roman" w:hAnsi="Times New Roman" w:cs="Times New Roman"/>
        </w:rPr>
        <w:instrText xml:space="preserve"> ADDIN EN.CITE.DATA </w:instrText>
      </w:r>
      <w:r>
        <w:rPr>
          <w:rFonts w:ascii="Times New Roman" w:hAnsi="Times New Roman" w:cs="Times New Roman"/>
        </w:rPr>
        <w:fldChar w:fldCharType="end"/>
      </w:r>
      <w:r>
        <w:rPr>
          <w:rFonts w:ascii="Times New Roman" w:hAnsi="Times New Roman" w:cs="Times New Roman"/>
        </w:rPr>
        <w:fldChar w:fldCharType="separate"/>
      </w:r>
      <w:r>
        <w:rPr>
          <w:rFonts w:ascii="Times New Roman" w:hAnsi="Times New Roman" w:cs="Times New Roman"/>
          <w:vertAlign w:val="superscript"/>
        </w:rPr>
        <w:t>20,21</w:t>
      </w:r>
      <w:r>
        <w:rPr>
          <w:rFonts w:ascii="Times New Roman" w:hAnsi="Times New Roman" w:cs="Times New Roman"/>
        </w:rPr>
        <w:fldChar w:fldCharType="end"/>
      </w:r>
      <w:r>
        <w:rPr>
          <w:rFonts w:ascii="Times New Roman" w:hAnsi="Times New Roman" w:cs="Times New Roman"/>
        </w:rPr>
        <w:t>. For RCC, although machine learning has been applied in small studies, these studies have not been directly compared to existing validated models</w:t>
      </w:r>
      <w:r>
        <w:rPr>
          <w:rFonts w:ascii="Times New Roman" w:hAnsi="Times New Roman" w:cs="Times New Roman"/>
        </w:rPr>
        <w:fldChar w:fldCharType="begin">
          <w:fldData xml:space="preserve">PEVuZE5vdGU+PENpdGU+PEF1dGhvcj5KaWFuZzwvQXV0aG9yPjxZZWFyPjIwMjQ8L1llYXI+PFJl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PEVuZE5vdGU+PENpdGU+PEF1dGhvcj5KaWFuZzwvQXV0aG9yPjxZZWFyPjIwMjQ8L1llYXI+PFJl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</w:fldData>
        </w:fldChar>
      </w:r>
      <w:r>
        <w:rPr>
          <w:rFonts w:ascii="Times New Roman" w:hAnsi="Times New Roman" w:cs="Times New Roman"/>
        </w:rPr>
        <w:instrText xml:space="preserve"> ADDIN EN.CITE.DATA </w:instrText>
      </w:r>
      <w:r>
        <w:rPr>
          <w:rFonts w:ascii="Times New Roman" w:hAnsi="Times New Roman" w:cs="Times New Roman"/>
        </w:rPr>
        <w:fldChar w:fldCharType="end"/>
      </w:r>
      <w:r>
        <w:rPr>
          <w:rFonts w:ascii="Times New Roman" w:hAnsi="Times New Roman" w:cs="Times New Roman"/>
        </w:rPr>
        <w:fldChar w:fldCharType="separate"/>
      </w:r>
      <w:r>
        <w:rPr>
          <w:rFonts w:ascii="Times New Roman" w:hAnsi="Times New Roman" w:cs="Times New Roman"/>
          <w:vertAlign w:val="superscript"/>
        </w:rPr>
        <w:t>22-24</w:t>
      </w:r>
      <w:r>
        <w:rPr>
          <w:rFonts w:ascii="Times New Roman" w:hAnsi="Times New Roman" w:cs="Times New Roman"/>
        </w:rPr>
        <w:fldChar w:fldCharType="end"/>
      </w:r>
      <w:r>
        <w:rPr>
          <w:rFonts w:ascii="Times New Roman" w:hAnsi="Times New Roman" w:cs="Times New Roman"/>
        </w:rPr>
        <w:t xml:space="preserve">. </w:t>
      </w:r>
      <w:bookmarkEnd w:id="0"/>
      <w:r>
        <w:rPr>
          <w:rFonts w:ascii="Times New Roman" w:hAnsi="Times New Roman" w:cs="Times New Roman"/>
        </w:rPr>
        <w:t xml:space="preserve">This study seeks to apply the novel machine learning approach, Survival Quilts, to a large </w:t>
      </w:r>
      <w:r>
        <w:rPr>
          <w:rFonts w:hint="eastAsia" w:ascii="Times New Roman" w:hAnsi="Times New Roman" w:cs="Times New Roman"/>
          <w:lang w:eastAsia="zh"/>
        </w:rPr>
        <w:t>inter</w:t>
      </w:r>
      <w:r>
        <w:rPr>
          <w:rFonts w:ascii="Times New Roman" w:hAnsi="Times New Roman" w:cs="Times New Roman"/>
        </w:rPr>
        <w:t xml:space="preserve">national observational dataset to develop a superior prognostic model for predicting </w:t>
      </w:r>
      <w:r>
        <w:rPr>
          <w:rFonts w:hint="eastAsia" w:ascii="Times New Roman" w:hAnsi="Times New Roman" w:cs="Times New Roman"/>
          <w:lang w:eastAsia="zh"/>
        </w:rPr>
        <w:t>recurrence</w:t>
      </w:r>
      <w:r>
        <w:rPr>
          <w:rFonts w:ascii="Times New Roman" w:hAnsi="Times New Roman" w:cs="Times New Roman"/>
        </w:rPr>
        <w:t>-free survival</w:t>
      </w:r>
      <w:r>
        <w:rPr>
          <w:rFonts w:hint="eastAsia" w:ascii="Times New Roman" w:hAnsi="Times New Roman" w:cs="Times New Roman"/>
          <w:lang w:eastAsia="zh"/>
        </w:rPr>
        <w:t xml:space="preserve"> (RFI), </w:t>
      </w:r>
      <w:r>
        <w:rPr>
          <w:rFonts w:ascii="Times New Roman" w:hAnsi="Times New Roman" w:cs="Times New Roman"/>
        </w:rPr>
        <w:t xml:space="preserve">overall survival, </w:t>
      </w:r>
      <w:r>
        <w:rPr>
          <w:rFonts w:hint="eastAsia" w:ascii="Times New Roman" w:hAnsi="Times New Roman" w:cs="Times New Roman"/>
          <w:lang w:eastAsia="zh"/>
        </w:rPr>
        <w:t xml:space="preserve">and </w:t>
      </w:r>
      <w:r>
        <w:rPr>
          <w:rFonts w:ascii="Times New Roman" w:hAnsi="Times New Roman" w:cs="Times New Roman"/>
        </w:rPr>
        <w:t>cancer-specific survival</w:t>
      </w:r>
      <w:r>
        <w:rPr>
          <w:rFonts w:hint="eastAsia" w:ascii="Times New Roman" w:hAnsi="Times New Roman" w:cs="Times New Roman"/>
          <w:lang w:eastAsia="zh"/>
        </w:rPr>
        <w:t xml:space="preserve"> (CSS)</w:t>
      </w:r>
      <w:ins w:id="5" w:author="aboutDr." w:date="2025-10-06T13:01:00Z">
        <w:r>
          <w:rPr>
            <w:rFonts w:ascii="Times New Roman" w:hAnsi="Times New Roman" w:cs="Times New Roman"/>
            <w:lang w:eastAsia="zh"/>
          </w:rPr>
          <w:t xml:space="preserve"> </w:t>
        </w:r>
      </w:ins>
      <w:del w:id="6" w:author="aboutDr." w:date="2025-10-06T13:01:00Z">
        <w:r>
          <w:rPr>
            <w:rFonts w:ascii="Times New Roman" w:hAnsi="Times New Roman" w:cs="Times New Roman"/>
          </w:rPr>
          <w:delText xml:space="preserve">, and </w:delText>
        </w:r>
      </w:del>
      <w:r>
        <w:rPr>
          <w:rFonts w:ascii="Times New Roman" w:hAnsi="Times New Roman" w:cs="Times New Roman"/>
        </w:rPr>
        <w:t xml:space="preserve">in RCC patients, </w:t>
      </w:r>
      <w:r>
        <w:rPr>
          <w:rFonts w:hint="eastAsia" w:ascii="Times New Roman" w:hAnsi="Times New Roman" w:cs="Times New Roman"/>
          <w:lang w:eastAsia="zh"/>
        </w:rPr>
        <w:t xml:space="preserve">and </w:t>
      </w:r>
      <w:r>
        <w:rPr>
          <w:rFonts w:ascii="Times New Roman" w:hAnsi="Times New Roman" w:cs="Times New Roman"/>
        </w:rPr>
        <w:t>compar</w:t>
      </w:r>
      <w:r>
        <w:rPr>
          <w:rFonts w:hint="eastAsia" w:ascii="Times New Roman" w:hAnsi="Times New Roman" w:cs="Times New Roman"/>
          <w:lang w:eastAsia="zh"/>
        </w:rPr>
        <w:t>e</w:t>
      </w:r>
      <w:r>
        <w:rPr>
          <w:rFonts w:ascii="Times New Roman" w:hAnsi="Times New Roman" w:cs="Times New Roman"/>
        </w:rPr>
        <w:t xml:space="preserve"> its performance to internationally accepted models in clinical practice.</w:t>
      </w:r>
    </w:p>
    <w:p ns2:paraId="1DFD2E9E">
      <w:pPr>
        <w:rPr>
          <w:rFonts w:ascii="Times New Roman" w:hAnsi="Times New Roman" w:cs="Times New Roman"/>
        </w:rPr>
      </w:pPr>
    </w:p>
    <w:p ns2:paraId="66FFDAAC">
      <w:pPr>
        <w:rPr>
          <w:rFonts w:ascii="Times New Roman" w:hAnsi="Times New Roman" w:cs="Times New Roman"/>
          <w:b/>
          <w:bCs/>
          <w:color w:val="C00000"/>
        </w:rPr>
      </w:pPr>
      <w:bookmarkStart w:id="1" w:name="OLE_LINK4"/>
      <w:r>
        <w:rPr>
          <w:rFonts w:ascii="Times New Roman" w:hAnsi="Times New Roman" w:cs="Times New Roman"/>
          <w:b/>
          <w:bCs/>
          <w:color w:val="C00000"/>
        </w:rPr>
        <w:t>Methods</w:t>
      </w:r>
    </w:p>
    <w:p ns2:paraId="0074DB78">
      <w:pPr>
        <w:rPr>
          <w:rFonts w:ascii="Times New Roman" w:hAnsi="Times New Roman" w:cs="Times New Roman"/>
          <w:b/>
          <w:bCs/>
          <w:lang w:eastAsia="zh"/>
        </w:rPr>
      </w:pPr>
      <w:r>
        <w:rPr>
          <w:rFonts w:ascii="Times New Roman" w:hAnsi="Times New Roman" w:cs="Times New Roman"/>
          <w:b/>
          <w:bCs/>
        </w:rPr>
        <w:t>Data source and study population</w:t>
      </w:r>
    </w:p>
    <w:p ns2:paraId="7C6B39FB">
      <w:pPr>
        <w:rPr>
          <w:del w:id="7" w:author="Gui, Chengpeng" w:date="2025-10-05T21:33:00Z"/>
          <w:rFonts w:ascii="Times New Roman" w:hAnsi="Times New Roman" w:cs="Times New Roman"/>
        </w:rPr>
      </w:pPr>
      <w:r>
        <w:rPr>
          <w:rFonts w:ascii="Times New Roman" w:hAnsi="Times New Roman" w:cs="Times New Roman"/>
        </w:rPr>
        <w:t>We used data from the Surveillance, Epidemiology, and End Results (SEER) Program, which tracks cancer diagnoses and survival for approximately 30% of the U.S. population and undergoes rigorous quality control</w:t>
      </w:r>
      <w:r>
        <w:rPr>
          <w:rFonts w:ascii="Times New Roman" w:hAnsi="Times New Roman" w:cs="Times New Roman"/>
        </w:rPr>
        <w:fldChar w:fldCharType="begin">
          <w:fldData xml:space="preserve">PEVuZE5vdGU+PENpdGU+PEF1dGhvcj5TY2hhZmVyPC9BdXRob3I+PFllYXI+MjAyMzwvWWVhcj48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PEVuZE5vdGU+PENpdGU+PEF1dGhvcj5TY2hhZmVyPC9BdXRob3I+PFllYXI+MjAyMzwvWWVhcj48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</w:fldData>
        </w:fldChar>
      </w:r>
      <w:r>
        <w:rPr>
          <w:rFonts w:ascii="Times New Roman" w:hAnsi="Times New Roman" w:cs="Times New Roman"/>
        </w:rPr>
        <w:instrText xml:space="preserve"> ADDIN EN.CITE.DATA </w:instrText>
      </w:r>
      <w:r>
        <w:rPr>
          <w:rFonts w:ascii="Times New Roman" w:hAnsi="Times New Roman" w:cs="Times New Roman"/>
        </w:rPr>
        <w:fldChar w:fldCharType="end"/>
      </w:r>
      <w:r>
        <w:rPr>
          <w:rFonts w:ascii="Times New Roman" w:hAnsi="Times New Roman" w:cs="Times New Roman"/>
        </w:rPr>
        <w:fldChar w:fldCharType="separate"/>
      </w:r>
      <w:r>
        <w:rPr>
          <w:rFonts w:ascii="Times New Roman" w:hAnsi="Times New Roman" w:cs="Times New Roman"/>
          <w:vertAlign w:val="superscript"/>
        </w:rPr>
        <w:t>25</w:t>
      </w:r>
      <w:r>
        <w:rPr>
          <w:rFonts w:ascii="Times New Roman" w:hAnsi="Times New Roman" w:cs="Times New Roman"/>
        </w:rPr>
        <w:fldChar w:fldCharType="end"/>
      </w:r>
      <w:r>
        <w:rPr>
          <w:rFonts w:ascii="Times New Roman" w:hAnsi="Times New Roman" w:cs="Times New Roman"/>
        </w:rPr>
        <w:t xml:space="preserve">. </w:t>
      </w:r>
      <w:r>
        <w:rPr>
          <w:rFonts w:hint="eastAsia" w:ascii="Times New Roman" w:hAnsi="Times New Roman" w:cs="Times New Roman"/>
        </w:rPr>
        <w:t xml:space="preserve">Patients aged 18 to 90 years with stage I-IV non-metastatic disease and histologically confirmed renal cell carcinoma (site code C64.9), diagnosed between January 1, 2000, and December 31, 2020, were included. </w:t>
      </w:r>
      <w:del w:id="8" w:author="Gui, Chengpeng" w:date="2025-10-05T21:33:00Z">
        <w:r>
          <w:rPr>
            <w:rFonts w:ascii="Times New Roman" w:hAnsi="Times New Roman" w:cs="Times New Roman"/>
            <w:highlight w:val="yellow"/>
          </w:rPr>
          <w:delText>From September 19, 2007, to April 7, 2011, we enrolled 615 patients at 99 centers in 21 countries in this prospective, randomized, doubleblind, phase 3 trial. Eligible patients were at least 18 years of age and had received a diagnosis of locoregional renal-cell carcinoma (tumor stage 3 or higher, regional lymph-node metastasis, or both) on the basis of modified UISS criteria.</w:delText>
        </w:r>
      </w:del>
    </w:p>
    <w:p ns2:paraId="14F22ABC">
      <w:pPr>
        <w:rPr>
          <w:rFonts w:ascii="Times New Roman" w:hAnsi="Times New Roman" w:cs="Times New Roman"/>
        </w:rPr>
      </w:pPr>
      <w:r>
        <w:rPr>
          <w:rFonts w:ascii="Times New Roman" w:hAnsi="Times New Roman" w:cs="Times New Roman"/>
        </w:rPr>
        <w:t xml:space="preserve">Patients with </w:t>
      </w:r>
      <w:r>
        <w:rPr>
          <w:rFonts w:ascii="Times New Roman" w:hAnsi="Times New Roman" w:cs="Times New Roman"/>
          <w:lang w:eastAsia="zh"/>
        </w:rPr>
        <w:t>radiation or chemotherapy</w:t>
      </w:r>
      <w:r>
        <w:rPr>
          <w:rFonts w:hint="eastAsia" w:ascii="Times New Roman" w:hAnsi="Times New Roman" w:cs="Times New Roman"/>
          <w:lang w:eastAsia="zh"/>
        </w:rPr>
        <w:t xml:space="preserve">, </w:t>
      </w:r>
      <w:r>
        <w:rPr>
          <w:rFonts w:ascii="Times New Roman" w:hAnsi="Times New Roman" w:cs="Times New Roman"/>
        </w:rPr>
        <w:t>missing survival data or data on tumor size, grade, or stage were excluded. Complete data on tumor subtype, size, grade, stage, overall survival</w:t>
      </w:r>
      <w:r>
        <w:rPr>
          <w:rFonts w:hint="eastAsia" w:ascii="Times New Roman" w:hAnsi="Times New Roman" w:cs="Times New Roman"/>
          <w:lang w:eastAsia="zh"/>
        </w:rPr>
        <w:t xml:space="preserve"> </w:t>
      </w:r>
      <w:r>
        <w:rPr>
          <w:rFonts w:ascii="Times New Roman" w:hAnsi="Times New Roman" w:cs="Times New Roman"/>
        </w:rPr>
        <w:t>and cancer-specific mortality were required</w:t>
      </w:r>
      <w:r>
        <w:rPr>
          <w:rFonts w:hint="eastAsia" w:ascii="Times New Roman" w:hAnsi="Times New Roman" w:cs="Times New Roman"/>
        </w:rPr>
        <w:t xml:space="preserve"> </w:t>
      </w:r>
      <w:r>
        <w:rPr>
          <w:rFonts w:ascii="Times New Roman" w:hAnsi="Times New Roman" w:cs="Times New Roman"/>
        </w:rPr>
        <w:t>(</w:t>
      </w:r>
      <w:ins w:id="9" w:author="aboutDr. [2]" w:date="2025-10-07T22:34:10Z">
        <w:r>
          <w:rPr>
            <w:rFonts w:hint="eastAsia" w:ascii="Times New Roman" w:hAnsi="Times New Roman" w:cs="Times New Roman"/>
          </w:rPr>
          <w:t>Table S1</w:t>
        </w:r>
      </w:ins>
      <w:ins w:id="10" w:author="aboutDr. [2]" w:date="2025-10-07T23:27:46Z">
        <w:r>
          <w:rPr>
            <w:rFonts w:hint="default" w:ascii="Times New Roman" w:hAnsi="Times New Roman" w:cs="Times New Roman"/>
            <w:lang w:val="en-US"/>
          </w:rPr>
          <w:t>:</w:t>
        </w:r>
      </w:ins>
      <w:ins w:id="11" w:author="aboutDr. [2]" w:date="2025-10-07T22:34:10Z">
        <w:r>
          <w:rPr>
            <w:rFonts w:hint="default" w:ascii="Times New Roman" w:hAnsi="Times New Roman" w:cs="Times New Roman"/>
            <w:lang w:val="en-US"/>
          </w:rPr>
          <w:t xml:space="preserve"> </w:t>
        </w:r>
      </w:ins>
      <w:ins w:id="12" w:author="aboutDr. [2]" w:date="2025-10-07T23:34:59Z">
        <w:r>
          <w:rPr>
            <w:rFonts w:hint="default" w:ascii="Times New Roman" w:hAnsi="Times New Roman" w:cs="Times New Roman"/>
            <w:lang w:val="en-US"/>
          </w:rPr>
          <w:t>a</w:t>
        </w:r>
      </w:ins>
      <w:del w:id="13" w:author="aboutDr. [2]" w:date="2025-10-07T23:34:59Z">
        <w:r>
          <w:rPr>
            <w:rFonts w:ascii="Times New Roman" w:hAnsi="Times New Roman" w:cs="Times New Roman"/>
          </w:rPr>
          <w:delText>A</w:delText>
        </w:r>
      </w:del>
      <w:r>
        <w:rPr>
          <w:rFonts w:ascii="Times New Roman" w:hAnsi="Times New Roman" w:cs="Times New Roman"/>
        </w:rPr>
        <w:t>ppendix p1</w:t>
      </w:r>
      <w:del w:id="14" w:author="aboutDr. [2]" w:date="2025-10-07T22:34:07Z">
        <w:r>
          <w:rPr>
            <w:rFonts w:hint="default" w:ascii="Times New Roman" w:hAnsi="Times New Roman" w:cs="Times New Roman"/>
            <w:lang w:val="en-US"/>
          </w:rPr>
          <w:delText>6</w:delText>
        </w:r>
      </w:del>
      <w:ins w:id="15" w:author="aboutDr." w:date="2025-10-06T13:03:00Z">
        <w:del w:id="16" w:author="aboutDr. [2]" w:date="2025-10-07T22:34:07Z">
          <w:r>
            <w:rPr>
              <w:rFonts w:hint="default" w:ascii="Times New Roman" w:hAnsi="Times New Roman" w:cs="Times New Roman"/>
              <w:lang w:val="en-US"/>
            </w:rPr>
            <w:delText>7</w:delText>
          </w:r>
        </w:del>
      </w:ins>
      <w:ins w:id="17" w:author="aboutDr. [2]" w:date="2025-10-07T22:34:07Z">
        <w:r>
          <w:rPr>
            <w:rFonts w:hint="default" w:ascii="Times New Roman" w:hAnsi="Times New Roman" w:cs="Times New Roman"/>
            <w:lang w:val="en-US"/>
          </w:rPr>
          <w:t>9</w:t>
        </w:r>
      </w:ins>
      <w:r>
        <w:rPr>
          <w:rFonts w:ascii="Times New Roman" w:hAnsi="Times New Roman" w:cs="Times New Roman"/>
        </w:rPr>
        <w:t>). Time-to-event or censoring was calculated from the diagnosis date to the last follow-up (either death or the last contact). Access to the SEER database is open and does not require formal ethics approval.</w:t>
      </w:r>
    </w:p>
    <w:p ns2:paraId="4E292D8E">
      <w:pPr>
        <w:rPr>
          <w:rFonts w:ascii="Times New Roman" w:hAnsi="Times New Roman" w:cs="Times New Roman"/>
          <w:lang w:eastAsia="zh"/>
        </w:rPr>
      </w:pPr>
    </w:p>
    <w:p ns2:paraId="0F609AAE">
      <w:pPr>
        <w:rPr>
          <w:rFonts w:ascii="Times New Roman" w:hAnsi="Times New Roman" w:cs="Times New Roman"/>
          <w:strike/>
          <w:color w:val="000000"/>
          <w:highlight w:val="yellow"/>
          <w:lang w:eastAsia="zh"/>
        </w:rPr>
      </w:pPr>
      <w:r>
        <w:rPr>
          <w:rFonts w:ascii="Times New Roman" w:hAnsi="Times New Roman" w:cs="Times New Roman"/>
          <w:color w:val="000000"/>
          <w:lang w:eastAsia="zh"/>
        </w:rPr>
        <w:t xml:space="preserve">For </w:t>
      </w:r>
      <w:r>
        <w:rPr>
          <w:rFonts w:hint="eastAsia" w:ascii="Times New Roman" w:hAnsi="Times New Roman" w:cs="Times New Roman"/>
          <w:color w:val="000000"/>
          <w:lang w:eastAsia="zh"/>
        </w:rPr>
        <w:t xml:space="preserve">the </w:t>
      </w:r>
      <w:r>
        <w:rPr>
          <w:rFonts w:ascii="Times New Roman" w:hAnsi="Times New Roman" w:cs="Times New Roman"/>
          <w:color w:val="000000"/>
          <w:lang w:eastAsia="zh"/>
        </w:rPr>
        <w:t>SYSU</w:t>
      </w:r>
      <w:r>
        <w:rPr>
          <w:rFonts w:hint="eastAsia" w:ascii="Times New Roman" w:hAnsi="Times New Roman" w:cs="Times New Roman"/>
          <w:color w:val="000000"/>
          <w:lang w:eastAsia="zh"/>
        </w:rPr>
        <w:t xml:space="preserve"> (</w:t>
      </w:r>
      <w:r>
        <w:rPr>
          <w:rFonts w:ascii="Times New Roman" w:hAnsi="Times New Roman" w:cs="Times New Roman"/>
          <w:color w:val="000000"/>
          <w:lang w:eastAsia="zh"/>
        </w:rPr>
        <w:t>Sun Yat-sen University</w:t>
      </w:r>
      <w:r>
        <w:rPr>
          <w:rFonts w:hint="eastAsia" w:ascii="Times New Roman" w:hAnsi="Times New Roman" w:cs="Times New Roman"/>
          <w:color w:val="000000"/>
          <w:lang w:eastAsia="zh"/>
        </w:rPr>
        <w:t xml:space="preserve">) </w:t>
      </w:r>
      <w:r>
        <w:rPr>
          <w:rFonts w:ascii="Times New Roman" w:hAnsi="Times New Roman" w:cs="Times New Roman"/>
          <w:color w:val="000000"/>
          <w:lang w:eastAsia="zh"/>
        </w:rPr>
        <w:t>multi-center cohort</w:t>
      </w:r>
      <w:r>
        <w:rPr>
          <w:rFonts w:hint="eastAsia" w:ascii="Times New Roman" w:hAnsi="Times New Roman" w:cs="Times New Roman"/>
          <w:color w:val="000000"/>
          <w:lang w:eastAsia="zh"/>
        </w:rPr>
        <w:t xml:space="preserve">, </w:t>
      </w:r>
      <w:r>
        <w:rPr>
          <w:rFonts w:ascii="Times New Roman" w:hAnsi="Times New Roman" w:cs="Times New Roman"/>
          <w:color w:val="000000"/>
          <w:lang w:eastAsia="zh"/>
        </w:rPr>
        <w:t>we collected data from 8,2</w:t>
      </w:r>
      <w:del w:id="18" w:author="aboutDr." w:date="2025-10-06T13:21:00Z">
        <w:r>
          <w:rPr>
            <w:rFonts w:ascii="Times New Roman" w:hAnsi="Times New Roman" w:cs="Times New Roman"/>
            <w:color w:val="000000"/>
            <w:lang w:eastAsia="zh"/>
          </w:rPr>
          <w:delText>89</w:delText>
        </w:r>
      </w:del>
      <w:ins w:id="19" w:author="aboutDr." w:date="2025-10-06T13:21:00Z">
        <w:r>
          <w:rPr>
            <w:rFonts w:hint="eastAsia" w:ascii="Times New Roman" w:hAnsi="Times New Roman" w:cs="Times New Roman"/>
            <w:color w:val="000000"/>
          </w:rPr>
          <w:t>06</w:t>
        </w:r>
      </w:ins>
      <w:r>
        <w:rPr>
          <w:rFonts w:ascii="Times New Roman" w:hAnsi="Times New Roman" w:cs="Times New Roman"/>
          <w:color w:val="000000"/>
          <w:lang w:eastAsia="zh"/>
        </w:rPr>
        <w:t xml:space="preserve"> patients </w:t>
      </w:r>
      <w:r>
        <w:rPr>
          <w:rFonts w:ascii="Times New Roman" w:hAnsi="Times New Roman" w:cs="Times New Roman"/>
        </w:rPr>
        <w:t>(</w:t>
      </w:r>
      <w:r>
        <w:rPr>
          <w:rFonts w:hint="eastAsia" w:ascii="Times New Roman" w:hAnsi="Times New Roman" w:cs="Times New Roman"/>
        </w:rPr>
        <w:t>stage I-IV non-metastatic disease</w:t>
      </w:r>
      <w:r>
        <w:rPr>
          <w:rFonts w:ascii="Times New Roman" w:hAnsi="Times New Roman" w:cs="Times New Roman"/>
        </w:rPr>
        <w:t>)</w:t>
      </w:r>
      <w:r>
        <w:rPr>
          <w:rFonts w:hint="eastAsia" w:ascii="Times New Roman" w:hAnsi="Times New Roman" w:cs="Times New Roman"/>
        </w:rPr>
        <w:t xml:space="preserve"> </w:t>
      </w:r>
      <w:r>
        <w:rPr>
          <w:rFonts w:ascii="Times New Roman" w:hAnsi="Times New Roman" w:cs="Times New Roman"/>
          <w:color w:val="000000"/>
          <w:lang w:eastAsia="zh"/>
        </w:rPr>
        <w:t>who underwent resection of sporadic RCC between January 1, 2000, and December 31, 2020</w:t>
      </w:r>
      <w:r>
        <w:rPr>
          <w:rFonts w:hint="eastAsia" w:ascii="Times New Roman" w:hAnsi="Times New Roman" w:cs="Times New Roman"/>
          <w:color w:val="000000"/>
          <w:lang w:eastAsia="zh"/>
        </w:rPr>
        <w:t xml:space="preserve"> </w:t>
      </w:r>
      <w:r>
        <w:rPr>
          <w:rFonts w:hint="eastAsia" w:ascii="Times New Roman" w:hAnsi="Times New Roman" w:cs="Times New Roman"/>
        </w:rPr>
        <w:t xml:space="preserve"> </w:t>
      </w:r>
      <w:r>
        <w:rPr>
          <w:rFonts w:ascii="Times New Roman" w:hAnsi="Times New Roman" w:cs="Times New Roman"/>
        </w:rPr>
        <w:t>(</w:t>
      </w:r>
      <w:ins w:id="20" w:author="aboutDr. [2]" w:date="2025-10-07T22:33:55Z">
        <w:r>
          <w:rPr>
            <w:rFonts w:hint="eastAsia" w:ascii="Times New Roman" w:hAnsi="Times New Roman" w:cs="Times New Roman"/>
          </w:rPr>
          <w:t>Table S1</w:t>
        </w:r>
      </w:ins>
      <w:ins w:id="21" w:author="aboutDr. [2]" w:date="2025-10-07T23:27:42Z">
        <w:r>
          <w:rPr>
            <w:rFonts w:hint="default" w:ascii="Times New Roman" w:hAnsi="Times New Roman" w:cs="Times New Roman"/>
            <w:lang w:val="en-US"/>
          </w:rPr>
          <w:t>:</w:t>
        </w:r>
      </w:ins>
      <w:ins w:id="22" w:author="aboutDr. [2]" w:date="2025-10-07T22:33:55Z">
        <w:r>
          <w:rPr>
            <w:rFonts w:hint="default" w:ascii="Times New Roman" w:hAnsi="Times New Roman" w:cs="Times New Roman"/>
            <w:lang w:val="en-US"/>
          </w:rPr>
          <w:t xml:space="preserve"> </w:t>
        </w:r>
      </w:ins>
      <w:ins w:id="23" w:author="aboutDr. [2]" w:date="2025-10-07T23:35:03Z">
        <w:r>
          <w:rPr>
            <w:rFonts w:hint="default" w:ascii="Times New Roman" w:hAnsi="Times New Roman" w:cs="Times New Roman"/>
            <w:lang w:val="en-US"/>
          </w:rPr>
          <w:t>a</w:t>
        </w:r>
      </w:ins>
      <w:del w:id="24" w:author="aboutDr. [2]" w:date="2025-10-07T23:35:03Z">
        <w:r>
          <w:rPr>
            <w:rFonts w:ascii="Times New Roman" w:hAnsi="Times New Roman" w:cs="Times New Roman"/>
          </w:rPr>
          <w:delText>A</w:delText>
        </w:r>
      </w:del>
      <w:r>
        <w:rPr>
          <w:rFonts w:ascii="Times New Roman" w:hAnsi="Times New Roman" w:cs="Times New Roman"/>
        </w:rPr>
        <w:t>ppendix p1</w:t>
      </w:r>
      <w:del w:id="25" w:author="aboutDr. [2]" w:date="2025-10-07T22:34:04Z">
        <w:r>
          <w:rPr>
            <w:rFonts w:hint="default" w:ascii="Times New Roman" w:hAnsi="Times New Roman" w:cs="Times New Roman"/>
            <w:lang w:val="en-US"/>
          </w:rPr>
          <w:delText>6</w:delText>
        </w:r>
      </w:del>
      <w:ins w:id="26" w:author="aboutDr." w:date="2025-10-06T13:21:00Z">
        <w:del w:id="27" w:author="aboutDr. [2]" w:date="2025-10-07T22:34:04Z">
          <w:r>
            <w:rPr>
              <w:rFonts w:hint="default" w:ascii="Times New Roman" w:hAnsi="Times New Roman" w:cs="Times New Roman"/>
              <w:lang w:val="en-US"/>
            </w:rPr>
            <w:delText>7</w:delText>
          </w:r>
        </w:del>
      </w:ins>
      <w:ins w:id="28" w:author="aboutDr. [2]" w:date="2025-10-07T22:34:04Z">
        <w:r>
          <w:rPr>
            <w:rFonts w:hint="default" w:ascii="Times New Roman" w:hAnsi="Times New Roman" w:cs="Times New Roman"/>
            <w:lang w:val="en-US"/>
          </w:rPr>
          <w:t>9</w:t>
        </w:r>
      </w:ins>
      <w:r>
        <w:rPr>
          <w:rFonts w:ascii="Times New Roman" w:hAnsi="Times New Roman" w:cs="Times New Roman"/>
        </w:rPr>
        <w:t>)</w:t>
      </w:r>
      <w:r>
        <w:rPr>
          <w:rFonts w:ascii="Times New Roman" w:hAnsi="Times New Roman" w:cs="Times New Roman"/>
          <w:color w:val="000000"/>
          <w:lang w:eastAsia="zh"/>
        </w:rPr>
        <w:t>. These patients did not receive neoadjuvant or adjuvant therapy.</w:t>
      </w:r>
      <w:r>
        <w:rPr>
          <w:rFonts w:hint="eastAsia" w:ascii="Times New Roman" w:hAnsi="Times New Roman" w:cs="Times New Roman"/>
          <w:color w:val="000000"/>
          <w:lang w:eastAsia="zh"/>
        </w:rPr>
        <w:t xml:space="preserve"> </w:t>
      </w:r>
      <w:r>
        <w:rPr>
          <w:rFonts w:ascii="Times New Roman" w:hAnsi="Times New Roman" w:cs="Times New Roman"/>
          <w:color w:val="000000"/>
          <w:lang w:eastAsia="zh"/>
        </w:rPr>
        <w:t>The retrospective analysis of anonymous patient data was approved by the institutional review boards at each participating institution. The SYSU multi-center cohort included 4,059 patients from the First Affiliated Hospital of Sun Yat-sen University and 4,</w:t>
      </w:r>
      <w:del w:id="29" w:author="aboutDr." w:date="2025-10-06T13:23:00Z">
        <w:r>
          <w:rPr>
            <w:rFonts w:ascii="Times New Roman" w:hAnsi="Times New Roman" w:cs="Times New Roman"/>
            <w:color w:val="000000"/>
            <w:lang w:eastAsia="zh"/>
          </w:rPr>
          <w:delText>230</w:delText>
        </w:r>
      </w:del>
      <w:ins w:id="30" w:author="aboutDr." w:date="2025-10-06T13:23:00Z">
        <w:r>
          <w:rPr>
            <w:rFonts w:hint="eastAsia" w:ascii="Times New Roman" w:hAnsi="Times New Roman" w:cs="Times New Roman"/>
            <w:color w:val="000000"/>
          </w:rPr>
          <w:t>147</w:t>
        </w:r>
      </w:ins>
      <w:r>
        <w:rPr>
          <w:rFonts w:ascii="Times New Roman" w:hAnsi="Times New Roman" w:cs="Times New Roman"/>
          <w:color w:val="000000"/>
          <w:lang w:eastAsia="zh"/>
        </w:rPr>
        <w:t xml:space="preserve"> patients from the Cancer Center of Sun Yat-sen University.</w:t>
      </w:r>
    </w:p>
    <w:p ns2:paraId="7F2C44C4">
      <w:pPr>
        <w:rPr>
          <w:rFonts w:ascii="Times New Roman" w:hAnsi="Times New Roman" w:cs="Times New Roman"/>
          <w:color w:val="000000"/>
          <w:highlight w:val="yellow"/>
          <w:lang w:eastAsia="zh"/>
        </w:rPr>
      </w:pPr>
    </w:p>
    <w:p ns2:paraId="2426A6DB">
      <w:pPr>
        <w:rPr>
          <w:rFonts w:ascii="Times New Roman" w:hAnsi="Times New Roman" w:cs="Times New Roman"/>
          <w:color w:val="000000"/>
          <w:lang w:eastAsia="zh"/>
        </w:rPr>
      </w:pPr>
      <w:r>
        <w:rPr>
          <w:rFonts w:ascii="Times New Roman" w:hAnsi="Times New Roman" w:cs="Times New Roman"/>
          <w:color w:val="000000"/>
          <w:lang w:eastAsia="zh"/>
        </w:rPr>
        <w:t>For the TCGA KIPAN</w:t>
      </w:r>
      <w:r>
        <w:rPr>
          <w:rFonts w:hint="eastAsia" w:ascii="Times New Roman" w:hAnsi="Times New Roman" w:cs="Times New Roman"/>
          <w:color w:val="000000"/>
          <w:lang w:eastAsia="zh"/>
        </w:rPr>
        <w:t xml:space="preserve"> </w:t>
      </w:r>
      <w:r>
        <w:rPr>
          <w:rFonts w:ascii="Times New Roman" w:hAnsi="Times New Roman" w:cs="Times New Roman"/>
          <w:color w:val="000000"/>
          <w:lang w:eastAsia="zh"/>
        </w:rPr>
        <w:t>cohort</w:t>
      </w:r>
      <w:r>
        <w:rPr>
          <w:rFonts w:hint="eastAsia" w:ascii="Times New Roman" w:hAnsi="Times New Roman" w:cs="Times New Roman"/>
          <w:color w:val="000000"/>
          <w:lang w:eastAsia="zh"/>
        </w:rPr>
        <w:t xml:space="preserve"> [The Cancer Genome Atlas Program Pan-kidney cohort (KICH+KIRC+KIRP)]</w:t>
      </w:r>
      <w:del w:id="31" w:author="Gui, Chengpeng" w:date="2025-10-05T22:22:00Z">
        <w:r>
          <w:rPr>
            <w:rFonts w:ascii="Times New Roman" w:hAnsi="Times New Roman" w:cs="Times New Roman"/>
            <w:color w:val="000000"/>
            <w:lang w:eastAsia="zh"/>
          </w:rPr>
          <w:fldChar w:fldCharType="begin">
            <w:fldData xml:space="preserve">PEVuZE5vdGU+PENpdGU+PEF1dGhvcj5QYXRhcmQ8L0F1dGhvcj48WWVhcj4yMDA0PC9ZZWFyPjxS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</w:fldData>
          </w:fldChar>
        </w:r>
      </w:del>
      <w:del w:id="32" w:author="Gui, Chengpeng" w:date="2025-10-05T22:22:00Z">
        <w:r>
          <w:rPr>
            <w:rFonts w:ascii="Times New Roman" w:hAnsi="Times New Roman" w:cs="Times New Roman"/>
            <w:color w:val="000000"/>
            <w:lang w:eastAsia="zh"/>
          </w:rPr>
          <w:delInstrText xml:space="preserve"> ADDIN EN.CITE </w:delInstrText>
        </w:r>
      </w:del>
      <w:del w:id="33" w:author="Gui, Chengpeng" w:date="2025-10-05T22:22:00Z">
        <w:r>
          <w:rPr>
            <w:rFonts w:ascii="Times New Roman" w:hAnsi="Times New Roman" w:cs="Times New Roman"/>
            <w:color w:val="000000"/>
            <w:lang w:eastAsia="zh"/>
          </w:rPr>
          <w:fldChar w:fldCharType="begin">
            <w:fldData xml:space="preserve">PEVuZE5vdGU+PENpdGU+PEF1dGhvcj5QYXRhcmQ8L0F1dGhvcj48WWVhcj4yMDA0PC9ZZWFyPjxS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</w:fldData>
          </w:fldChar>
        </w:r>
      </w:del>
      <w:del w:id="34" w:author="Gui, Chengpeng" w:date="2025-10-05T22:22:00Z">
        <w:r>
          <w:rPr>
            <w:rFonts w:ascii="Times New Roman" w:hAnsi="Times New Roman" w:cs="Times New Roman"/>
            <w:color w:val="000000"/>
            <w:lang w:eastAsia="zh"/>
          </w:rPr>
          <w:delInstrText xml:space="preserve"> ADDIN EN.CITE.DATA </w:delInstrText>
        </w:r>
      </w:del>
      <w:del w:id="35" w:author="Gui, Chengpeng" w:date="2025-10-05T22:22:00Z">
        <w:r>
          <w:rPr>
            <w:rFonts w:ascii="Times New Roman" w:hAnsi="Times New Roman" w:cs="Times New Roman"/>
            <w:color w:val="000000"/>
            <w:lang w:eastAsia="zh"/>
          </w:rPr>
          <w:fldChar w:fldCharType="end"/>
        </w:r>
      </w:del>
      <w:del w:id="36" w:author="Gui, Chengpeng" w:date="2025-10-05T22:22:00Z">
        <w:r>
          <w:rPr>
            <w:rFonts w:ascii="Times New Roman" w:hAnsi="Times New Roman" w:cs="Times New Roman"/>
            <w:color w:val="000000"/>
            <w:lang w:eastAsia="zh"/>
          </w:rPr>
          <w:fldChar w:fldCharType="separate"/>
        </w:r>
      </w:del>
      <w:del w:id="37" w:author="Gui, Chengpeng" w:date="2025-10-05T22:22:00Z">
        <w:r>
          <w:rPr>
            <w:rFonts w:ascii="Times New Roman" w:hAnsi="Times New Roman" w:cs="Times New Roman"/>
            <w:color w:val="000000"/>
            <w:vertAlign w:val="superscript"/>
            <w:lang w:eastAsia="zh"/>
          </w:rPr>
          <w:delText>26</w:delText>
        </w:r>
      </w:del>
      <w:del w:id="38" w:author="Gui, Chengpeng" w:date="2025-10-05T22:22:00Z">
        <w:r>
          <w:rPr>
            <w:rFonts w:ascii="Times New Roman" w:hAnsi="Times New Roman" w:cs="Times New Roman"/>
            <w:color w:val="000000"/>
            <w:lang w:eastAsia="zh"/>
          </w:rPr>
          <w:fldChar w:fldCharType="end"/>
        </w:r>
      </w:del>
      <w:r>
        <w:rPr>
          <w:rFonts w:ascii="Times New Roman" w:hAnsi="Times New Roman" w:cs="Times New Roman"/>
          <w:color w:val="000000"/>
          <w:lang w:eastAsia="zh"/>
        </w:rPr>
        <w:t xml:space="preserve">, we analyzed clinical data from </w:t>
      </w:r>
      <w:ins w:id="39" w:author="aboutDr." w:date="2025-10-06T13:25:00Z">
        <w:r>
          <w:rPr>
            <w:rFonts w:hint="eastAsia" w:ascii="Times New Roman" w:hAnsi="Times New Roman" w:cs="Times New Roman"/>
            <w:color w:val="000000"/>
          </w:rPr>
          <w:t>8</w:t>
        </w:r>
      </w:ins>
      <w:del w:id="40" w:author="aboutDr." w:date="2025-10-06T13:25:00Z">
        <w:r>
          <w:rPr>
            <w:rFonts w:ascii="Times New Roman" w:hAnsi="Times New Roman" w:cs="Times New Roman"/>
            <w:color w:val="000000"/>
            <w:lang w:eastAsia="zh"/>
          </w:rPr>
          <w:delText>9</w:delText>
        </w:r>
      </w:del>
      <w:r>
        <w:rPr>
          <w:rFonts w:ascii="Times New Roman" w:hAnsi="Times New Roman" w:cs="Times New Roman"/>
          <w:color w:val="000000"/>
          <w:lang w:eastAsia="zh"/>
        </w:rPr>
        <w:t>3</w:t>
      </w:r>
      <w:ins w:id="41" w:author="aboutDr." w:date="2025-10-06T13:25:00Z">
        <w:r>
          <w:rPr>
            <w:rFonts w:hint="eastAsia" w:ascii="Times New Roman" w:hAnsi="Times New Roman" w:cs="Times New Roman"/>
            <w:color w:val="000000"/>
          </w:rPr>
          <w:t>8</w:t>
        </w:r>
      </w:ins>
      <w:del w:id="42" w:author="aboutDr." w:date="2025-10-06T13:25:00Z">
        <w:r>
          <w:rPr>
            <w:rFonts w:ascii="Times New Roman" w:hAnsi="Times New Roman" w:cs="Times New Roman"/>
            <w:color w:val="000000"/>
            <w:lang w:eastAsia="zh"/>
          </w:rPr>
          <w:delText>6</w:delText>
        </w:r>
      </w:del>
      <w:r>
        <w:rPr>
          <w:rFonts w:ascii="Times New Roman" w:hAnsi="Times New Roman" w:cs="Times New Roman"/>
          <w:color w:val="000000"/>
          <w:lang w:eastAsia="zh"/>
        </w:rPr>
        <w:t xml:space="preserve"> patients (clear cell [n=</w:t>
      </w:r>
      <w:del w:id="43" w:author="aboutDr." w:date="2025-10-06T13:40:00Z">
        <w:r>
          <w:rPr>
            <w:rFonts w:ascii="Times New Roman" w:hAnsi="Times New Roman" w:cs="Times New Roman"/>
            <w:color w:val="000000"/>
            <w:lang w:eastAsia="zh"/>
          </w:rPr>
          <w:delText>536</w:delText>
        </w:r>
      </w:del>
      <w:ins w:id="44" w:author="aboutDr." w:date="2025-10-06T13:40:00Z">
        <w:r>
          <w:rPr>
            <w:rFonts w:hint="eastAsia" w:ascii="Times New Roman" w:hAnsi="Times New Roman" w:cs="Times New Roman"/>
            <w:color w:val="000000"/>
          </w:rPr>
          <w:t>455</w:t>
        </w:r>
      </w:ins>
      <w:r>
        <w:rPr>
          <w:rFonts w:ascii="Times New Roman" w:hAnsi="Times New Roman" w:cs="Times New Roman"/>
          <w:color w:val="000000"/>
          <w:lang w:eastAsia="zh"/>
        </w:rPr>
        <w:t>], papillary [n=2</w:t>
      </w:r>
      <w:del w:id="45" w:author="aboutDr." w:date="2025-10-06T13:40:00Z">
        <w:r>
          <w:rPr>
            <w:rFonts w:ascii="Times New Roman" w:hAnsi="Times New Roman" w:cs="Times New Roman"/>
            <w:color w:val="000000"/>
            <w:lang w:eastAsia="zh"/>
          </w:rPr>
          <w:delText>88</w:delText>
        </w:r>
      </w:del>
      <w:ins w:id="46" w:author="aboutDr." w:date="2025-10-06T13:40:00Z">
        <w:r>
          <w:rPr>
            <w:rFonts w:hint="eastAsia" w:ascii="Times New Roman" w:hAnsi="Times New Roman" w:cs="Times New Roman"/>
            <w:color w:val="000000"/>
          </w:rPr>
          <w:t>74</w:t>
        </w:r>
      </w:ins>
      <w:r>
        <w:rPr>
          <w:rFonts w:ascii="Times New Roman" w:hAnsi="Times New Roman" w:cs="Times New Roman"/>
          <w:color w:val="000000"/>
          <w:lang w:eastAsia="zh"/>
        </w:rPr>
        <w:t>], chromophobe [n=1</w:t>
      </w:r>
      <w:ins w:id="47" w:author="aboutDr." w:date="2025-10-06T13:40:00Z">
        <w:r>
          <w:rPr>
            <w:rFonts w:hint="eastAsia" w:ascii="Times New Roman" w:hAnsi="Times New Roman" w:cs="Times New Roman"/>
            <w:color w:val="000000"/>
          </w:rPr>
          <w:t>09</w:t>
        </w:r>
      </w:ins>
      <w:del w:id="48" w:author="aboutDr." w:date="2025-10-06T13:40:00Z">
        <w:r>
          <w:rPr>
            <w:rFonts w:ascii="Times New Roman" w:hAnsi="Times New Roman" w:cs="Times New Roman"/>
            <w:color w:val="000000"/>
            <w:lang w:eastAsia="zh"/>
          </w:rPr>
          <w:delText>12</w:delText>
        </w:r>
      </w:del>
      <w:r>
        <w:rPr>
          <w:rFonts w:ascii="Times New Roman" w:hAnsi="Times New Roman" w:cs="Times New Roman"/>
          <w:color w:val="000000"/>
          <w:lang w:eastAsia="zh"/>
        </w:rPr>
        <w:t>]) who underwent resection between 1998 and 2013 at 13 medical centers in the USA</w:t>
      </w:r>
      <w:r>
        <w:rPr>
          <w:rFonts w:ascii="Times New Roman" w:hAnsi="Times New Roman" w:cs="Times New Roman"/>
        </w:rPr>
        <w:t>.</w:t>
      </w:r>
      <w:r>
        <w:rPr>
          <w:rFonts w:hint="eastAsia" w:ascii="Times New Roman" w:hAnsi="Times New Roman" w:cs="Times New Roman"/>
          <w:lang w:eastAsia="zh"/>
        </w:rPr>
        <w:t xml:space="preserve"> </w:t>
      </w:r>
      <w:r>
        <w:rPr>
          <w:rFonts w:ascii="Times New Roman" w:hAnsi="Times New Roman" w:cs="Times New Roman"/>
          <w:color w:val="000000"/>
          <w:lang w:eastAsia="zh"/>
        </w:rPr>
        <w:t>For the CPTAC cohort, we obtained clinical data from 3</w:t>
      </w:r>
      <w:ins w:id="49" w:author="aboutDr." w:date="2025-10-06T13:26:00Z">
        <w:r>
          <w:rPr>
            <w:rFonts w:hint="eastAsia" w:ascii="Times New Roman" w:hAnsi="Times New Roman" w:cs="Times New Roman"/>
            <w:color w:val="000000"/>
          </w:rPr>
          <w:t>61</w:t>
        </w:r>
      </w:ins>
      <w:del w:id="50" w:author="aboutDr." w:date="2025-10-06T13:26:00Z">
        <w:r>
          <w:rPr>
            <w:rFonts w:ascii="Times New Roman" w:hAnsi="Times New Roman" w:cs="Times New Roman"/>
            <w:color w:val="000000"/>
            <w:lang w:eastAsia="zh"/>
          </w:rPr>
          <w:delText>94</w:delText>
        </w:r>
      </w:del>
      <w:r>
        <w:rPr>
          <w:rFonts w:ascii="Times New Roman" w:hAnsi="Times New Roman" w:cs="Times New Roman"/>
          <w:color w:val="000000"/>
          <w:lang w:eastAsia="zh"/>
        </w:rPr>
        <w:t xml:space="preserve"> patients diagnosed with clear cell (n=3</w:t>
      </w:r>
      <w:ins w:id="51" w:author="aboutDr." w:date="2025-10-06T13:40:00Z">
        <w:r>
          <w:rPr>
            <w:rFonts w:hint="eastAsia" w:ascii="Times New Roman" w:hAnsi="Times New Roman" w:cs="Times New Roman"/>
            <w:color w:val="000000"/>
          </w:rPr>
          <w:t>13</w:t>
        </w:r>
      </w:ins>
      <w:del w:id="52" w:author="aboutDr." w:date="2025-10-06T13:40:00Z">
        <w:r>
          <w:rPr>
            <w:rFonts w:ascii="Times New Roman" w:hAnsi="Times New Roman" w:cs="Times New Roman"/>
            <w:color w:val="000000"/>
            <w:lang w:eastAsia="zh"/>
          </w:rPr>
          <w:delText>45</w:delText>
        </w:r>
      </w:del>
      <w:r>
        <w:rPr>
          <w:rFonts w:ascii="Times New Roman" w:hAnsi="Times New Roman" w:cs="Times New Roman"/>
          <w:color w:val="000000"/>
          <w:lang w:eastAsia="zh"/>
        </w:rPr>
        <w:t>), papillary (n=2</w:t>
      </w:r>
      <w:ins w:id="53" w:author="aboutDr." w:date="2025-10-06T13:40:00Z">
        <w:r>
          <w:rPr>
            <w:rFonts w:hint="eastAsia" w:ascii="Times New Roman" w:hAnsi="Times New Roman" w:cs="Times New Roman"/>
            <w:color w:val="000000"/>
          </w:rPr>
          <w:t>8</w:t>
        </w:r>
      </w:ins>
      <w:del w:id="54" w:author="aboutDr." w:date="2025-10-06T13:40:00Z">
        <w:r>
          <w:rPr>
            <w:rFonts w:ascii="Times New Roman" w:hAnsi="Times New Roman" w:cs="Times New Roman"/>
            <w:color w:val="000000"/>
            <w:lang w:eastAsia="zh"/>
          </w:rPr>
          <w:delText>9</w:delText>
        </w:r>
      </w:del>
      <w:r>
        <w:rPr>
          <w:rFonts w:ascii="Times New Roman" w:hAnsi="Times New Roman" w:cs="Times New Roman"/>
          <w:color w:val="000000"/>
          <w:lang w:eastAsia="zh"/>
        </w:rPr>
        <w:t>), and chromophobe (n=20) RCC</w:t>
      </w:r>
      <w:r>
        <w:rPr>
          <w:rFonts w:hint="eastAsia" w:ascii="Times New Roman" w:hAnsi="Times New Roman" w:cs="Times New Roman"/>
          <w:color w:val="000000"/>
          <w:lang w:eastAsia="zh"/>
        </w:rPr>
        <w:t xml:space="preserve"> </w:t>
      </w:r>
      <w:r>
        <w:rPr>
          <w:rFonts w:ascii="Times New Roman" w:hAnsi="Times New Roman" w:cs="Times New Roman"/>
        </w:rPr>
        <w:t>(</w:t>
      </w:r>
      <w:ins w:id="55" w:author="aboutDr. [2]" w:date="2025-10-07T22:33:46Z">
        <w:r>
          <w:rPr>
            <w:rFonts w:hint="eastAsia" w:ascii="Times New Roman" w:hAnsi="Times New Roman" w:cs="Times New Roman"/>
          </w:rPr>
          <w:t>Table S1</w:t>
        </w:r>
      </w:ins>
      <w:ins w:id="56" w:author="aboutDr. [2]" w:date="2025-10-07T23:35:11Z">
        <w:r>
          <w:rPr>
            <w:rFonts w:hint="default" w:ascii="Times New Roman" w:hAnsi="Times New Roman" w:cs="Times New Roman"/>
            <w:lang w:val="en-US"/>
          </w:rPr>
          <w:t>:</w:t>
        </w:r>
      </w:ins>
      <w:ins w:id="57" w:author="aboutDr. [2]" w:date="2025-10-07T22:33:48Z">
        <w:r>
          <w:rPr>
            <w:rFonts w:hint="default" w:ascii="Times New Roman" w:hAnsi="Times New Roman" w:cs="Times New Roman"/>
            <w:lang w:val="en-US"/>
          </w:rPr>
          <w:t xml:space="preserve"> </w:t>
        </w:r>
      </w:ins>
      <w:ins w:id="58" w:author="aboutDr. [2]" w:date="2025-10-07T23:35:13Z">
        <w:r>
          <w:rPr>
            <w:rFonts w:hint="default" w:ascii="Times New Roman" w:hAnsi="Times New Roman" w:cs="Times New Roman"/>
            <w:lang w:val="en-US"/>
          </w:rPr>
          <w:t>a</w:t>
        </w:r>
      </w:ins>
      <w:del w:id="59" w:author="aboutDr. [2]" w:date="2025-10-07T23:35:13Z">
        <w:r>
          <w:rPr>
            <w:rFonts w:ascii="Times New Roman" w:hAnsi="Times New Roman" w:cs="Times New Roman"/>
          </w:rPr>
          <w:delText>A</w:delText>
        </w:r>
      </w:del>
      <w:r>
        <w:rPr>
          <w:rFonts w:ascii="Times New Roman" w:hAnsi="Times New Roman" w:cs="Times New Roman"/>
        </w:rPr>
        <w:t>ppendix p1</w:t>
      </w:r>
      <w:ins w:id="60" w:author="aboutDr." w:date="2025-10-06T13:41:00Z">
        <w:del w:id="61" w:author="aboutDr. [2]" w:date="2025-10-07T22:32:39Z">
          <w:r>
            <w:rPr>
              <w:rFonts w:hint="default" w:ascii="Times New Roman" w:hAnsi="Times New Roman" w:cs="Times New Roman"/>
              <w:lang w:val="en-US"/>
            </w:rPr>
            <w:delText>7</w:delText>
          </w:r>
        </w:del>
      </w:ins>
      <w:ins w:id="62" w:author="aboutDr. [2]" w:date="2025-10-07T22:32:39Z">
        <w:r>
          <w:rPr>
            <w:rFonts w:hint="default" w:ascii="Times New Roman" w:hAnsi="Times New Roman" w:cs="Times New Roman"/>
            <w:lang w:val="en-US"/>
          </w:rPr>
          <w:t>9</w:t>
        </w:r>
      </w:ins>
      <w:del w:id="63" w:author="aboutDr." w:date="2025-10-06T13:41:00Z">
        <w:r>
          <w:rPr>
            <w:rFonts w:ascii="Times New Roman" w:hAnsi="Times New Roman" w:cs="Times New Roman"/>
          </w:rPr>
          <w:delText>6</w:delText>
        </w:r>
      </w:del>
      <w:r>
        <w:rPr>
          <w:rFonts w:ascii="Times New Roman" w:hAnsi="Times New Roman" w:cs="Times New Roman"/>
        </w:rPr>
        <w:t>)</w:t>
      </w:r>
      <w:r>
        <w:rPr>
          <w:rFonts w:ascii="Times New Roman" w:hAnsi="Times New Roman" w:cs="Times New Roman"/>
          <w:color w:val="000000"/>
          <w:lang w:eastAsia="zh"/>
        </w:rPr>
        <w:t>.</w:t>
      </w:r>
    </w:p>
    <w:p ns2:paraId="75765897">
      <w:pPr>
        <w:rPr>
          <w:rFonts w:ascii="Times New Roman" w:hAnsi="Times New Roman" w:cs="Times New Roman"/>
          <w:color w:val="000000" w:themeColor="text1"/>
          <w:highlight w:val="yellow"/>
          <ns2:textFill>
            <ns2:solidFill>
              <ns2:schemeClr ns2:val="tx1"/>
            </ns2:solidFill>
          </ns2:textFill>
        </w:rPr>
      </w:pPr>
    </w:p>
    <w:bookmarkEnd w:id="1"/>
    <w:p ns2:paraId="60F95445">
      <w:pPr>
        <w:rPr>
          <w:rFonts w:ascii="Times New Roman" w:hAnsi="Times New Roman" w:cs="Times New Roman"/>
          <w:color w:val="000000" w:themeColor="text1"/>
          <w:lang w:eastAsia="zh"/>
          <ns2:textFill>
            <ns2:solidFill>
              <ns2:schemeClr ns2:val="tx1"/>
            </ns2:solidFill>
          </ns2:textFill>
        </w:rPr>
      </w:pPr>
      <w:r>
        <w:rPr>
          <w:rFonts w:ascii="Times New Roman" w:hAnsi="Times New Roman" w:cs="Times New Roman"/>
          <w:color w:val="000000" w:themeColor="text1"/>
          <w:lang w:eastAsia="zh"/>
          <ns2:textFill>
            <ns2:solidFill>
              <ns2:schemeClr ns2:val="tx1"/>
            </ns2:solidFill>
          </ns2:textFill>
        </w:rPr>
        <w:t>A</w:t>
      </w:r>
      <w:r>
        <w:rPr>
          <w:rFonts w:ascii="Times New Roman" w:hAnsi="Times New Roman" w:cs="Times New Roman"/>
          <w:color w:val="000000" w:themeColor="text1"/>
          <ns2:textFill>
            <ns2:solidFill>
              <ns2:schemeClr ns2:val="tx1"/>
            </ns2:solidFill>
          </ns2:textFill>
        </w:rPr>
        <w:t xml:space="preserve"> fourth cohort of ccRCC patients who received postoperative treatment was divided into two groups:</w:t>
      </w:r>
      <w:r>
        <w:rPr>
          <w:rFonts w:ascii="Times New Roman" w:hAnsi="Times New Roman" w:cs="Times New Roman"/>
          <w:color w:val="000000" w:themeColor="text1"/>
          <w:lang w:eastAsia="zh"/>
          <ns2:textFill>
            <ns2:solidFill>
              <ns2:schemeClr ns2:val="tx1"/>
            </ns2:solidFill>
          </ns2:textFill>
        </w:rPr>
        <w:t xml:space="preserve"> (1) </w:t>
      </w:r>
      <w:r>
        <w:rPr>
          <w:rFonts w:ascii="Times New Roman" w:hAnsi="Times New Roman" w:cs="Times New Roman"/>
          <w:color w:val="000000" w:themeColor="text1"/>
          <ns2:textFill>
            <ns2:solidFill>
              <ns2:schemeClr ns2:val="tx1"/>
            </ns2:solidFill>
          </ns2:textFill>
        </w:rPr>
        <w:t>Adjuvant TKI Therapy (n=</w:t>
      </w:r>
      <w:ins w:id="64" w:author="Gui, Chengpeng" w:date="2025-10-05T21:32:00Z">
        <w:r>
          <w:rPr>
            <w:rFonts w:ascii="Times New Roman" w:hAnsi="Times New Roman" w:cs="Times New Roman"/>
            <w:color w:val="000000" w:themeColor="text1"/>
            <ns2:textFill>
              <ns2:solidFill>
                <ns2:schemeClr ns2:val="tx1"/>
              </ns2:solidFill>
            </ns2:textFill>
          </w:rPr>
          <w:t>133</w:t>
        </w:r>
      </w:ins>
      <w:del w:id="65" w:author="Gui, Chengpeng" w:date="2025-10-05T21:32:00Z">
        <w:r>
          <w:rPr>
            <w:rFonts w:ascii="Times New Roman" w:hAnsi="Times New Roman" w:cs="Times New Roman"/>
            <w:color w:val="000000" w:themeColor="text1"/>
            <ns2:textFill>
              <ns2:solidFill>
                <ns2:schemeClr ns2:val="tx1"/>
              </ns2:solidFill>
            </ns2:textFill>
          </w:rPr>
          <w:delText>133</w:delText>
        </w:r>
      </w:del>
      <w:r>
        <w:rPr>
          <w:rFonts w:ascii="Times New Roman" w:hAnsi="Times New Roman" w:cs="Times New Roman"/>
          <w:color w:val="000000" w:themeColor="text1"/>
          <ns2:textFill>
            <ns2:solidFill>
              <ns2:schemeClr ns2:val="tx1"/>
            </ns2:solidFill>
          </ns2:textFill>
        </w:rPr>
        <w:t xml:space="preserve">): </w:t>
      </w:r>
      <w:del w:id="66" w:author="aboutDr." w:date="2025-10-06T13:55:00Z">
        <w:r>
          <w:rPr>
            <w:rFonts w:ascii="Times New Roman" w:hAnsi="Times New Roman" w:cs="Times New Roman"/>
            <w:color w:val="000000" w:themeColor="text1"/>
            <ns2:textFill>
              <ns2:solidFill>
                <ns2:schemeClr ns2:val="tx1"/>
              </ns2:solidFill>
            </ns2:textFill>
          </w:rPr>
          <w:delText>This group included patients with a clear-cell component who met the protocol-defined criteria for a high risk of recurrence</w:delText>
        </w:r>
      </w:del>
      <w:del w:id="67" w:author="aboutDr." w:date="2025-10-06T13:55:00Z">
        <w:r>
          <w:rPr>
            <w:rFonts w:ascii="Times New Roman" w:hAnsi="Times New Roman" w:cs="Times New Roman"/>
            <w:strike/>
            <w:color w:val="000000" w:themeColor="text1"/>
            <w:rPrChange w:id="68" w:author="Gui, Chengpeng" w:date="2025-10-05T21:33:00Z">
              <w:rPr>
                <w:rFonts w:ascii="Times New Roman" w:hAnsi="Times New Roman" w:cs="Times New Roman"/>
                <w:color w:val="000000" w:themeColor="text1"/>
                <ns2:textFill>
                  <ns2:solidFill>
                    <ns2:schemeClr ns2:val="tx1"/>
                  </ns2:solidFill>
                </ns2:textFill>
              </w:rPr>
            </w:rPrChange>
            <ns2:textFill>
              <ns2:solidFill>
                <ns2:schemeClr ns2:val="tx1"/>
              </ns2:solidFill>
            </ns2:textFill>
          </w:rPr>
          <w:fldChar w:fldCharType="begin"/>
        </w:r>
      </w:del>
      <w:del w:id="69" w:author="aboutDr." w:date="2025-10-06T13:55:00Z">
        <w:r>
          <w:rPr>
            <w:rFonts w:ascii="Times New Roman" w:hAnsi="Times New Roman" w:cs="Times New Roman"/>
            <w:strike/>
            <w:color w:val="000000" w:themeColor="text1"/>
            <ns2:textFill>
              <ns2:solidFill>
                <ns2:schemeClr ns2:val="tx1"/>
              </ns2:solidFill>
            </ns2:textFill>
          </w:rPr>
          <w:delInstrText xml:space="preserve"> ADDIN EN.CITE &lt;EndNote&gt;&lt;Cite&gt;&lt;Author&gt;Choueiri&lt;/Author&gt;&lt;Year&gt;2017&lt;/Year&gt;&lt;RecNum&gt;42&lt;/RecNum&gt;&lt;DisplayText&gt;&lt;style face="superscript"&gt;26&lt;/style&gt;&lt;/DisplayText&gt;&lt;record&gt;&lt;rec-number&gt;42&lt;/rec-number&gt;&lt;foreign-keys&gt;&lt;key app="EN" db-id="sevvd5tavf5w51es25ep0sfb9dte0rz5vfxz" timestamp="1737810999"&gt;42&lt;/key&gt;&lt;/foreign-keys&gt;&lt;ref-type name="Journal Article"&gt;17&lt;/ref-type&gt;&lt;contributors&gt;&lt;authors&gt;&lt;author&gt;Choueiri, T. K.&lt;/author&gt;&lt;author&gt;Motzer, R. J.&lt;/author&gt;&lt;/authors&gt;&lt;/contributors&gt;&lt;auth-address&gt;From the Lank Center for Genitourinary Oncology, Dana-Farber Cancer Institute, Boston (T.K.C.); and the Department of Medicine, Genitourinary Oncology Service, Memorial Sloan Kettering Cancer Center, New York (R.J.M.).&lt;/auth-address&gt;&lt;titles&gt;&lt;title&gt;Systemic Therapy for Metastatic Renal-Cell Carcinoma&lt;/title&gt;&lt;secondary-title&gt;N Engl J Med&lt;/secondary-title&gt;&lt;/titles&gt;&lt;periodical&gt;&lt;full-title&gt;N Engl J Med&lt;/full-title&gt;&lt;/periodical&gt;&lt;pages&gt;354-366&lt;/pages&gt;&lt;volume&gt;376&lt;/volume&gt;&lt;number&gt;4&lt;/number&gt;&lt;keywords&gt;&lt;keyword&gt;Antineoplastic Agents/*therapeutic use&lt;/keyword&gt;&lt;keyword&gt;Carcinoma, Renal Cell/genetics/*secondary/*therapy&lt;/keyword&gt;&lt;keyword&gt;Combined Modality Therapy&lt;/keyword&gt;&lt;keyword&gt;Humans&lt;/keyword&gt;&lt;keyword&gt;Kidney Neoplasms/genetics/*pathology/therapy&lt;/keyword&gt;&lt;keyword&gt;Neoplasm Metastasis/therapy&lt;/keyword&gt;&lt;keyword&gt;Prognosis&lt;/keyword&gt;&lt;keyword&gt;Protein Kinase Inhibitors/therapeutic use&lt;/keyword&gt;&lt;keyword&gt;Receptors, Vascular Endothelial Growth Factor/antagonists &amp;amp; inhibitors&lt;/keyword&gt;&lt;/keywords&gt;&lt;dates&gt;&lt;year&gt;2017&lt;/year&gt;&lt;pub-dates&gt;&lt;date&gt;Jan 26&lt;/date&gt;&lt;/pub-dates&gt;&lt;/dates&gt;&lt;isbn&gt;1533-4406 (Electronic)&amp;#xD;0028-4793 (Linking)&lt;/isbn&gt;&lt;accession-num&gt;28121507&lt;/accession-num&gt;&lt;urls&gt;&lt;related-urls&gt;&lt;url&gt;https://www.ncbi.nlm.nih.gov/pubmed/28121507&lt;/url&gt;&lt;/related-urls&gt;&lt;/urls&gt;&lt;electronic-resource-num&gt;10.1056/NEJMra1601333&lt;/electronic-resource-num&gt;&lt;/record&gt;&lt;/Cite&gt;&lt;/EndNote&gt;</w:delInstrText>
        </w:r>
      </w:del>
      <w:del w:id="70" w:author="aboutDr." w:date="2025-10-06T13:55:00Z">
        <w:r>
          <w:rPr>
            <w:rFonts w:ascii="Times New Roman" w:hAnsi="Times New Roman" w:cs="Times New Roman"/>
            <w:strike/>
            <w:color w:val="000000" w:themeColor="text1"/>
            <w:rPrChange w:id="71" w:author="Gui, Chengpeng" w:date="2025-10-05T21:33:00Z">
              <w:rPr>
                <w:rFonts w:ascii="Times New Roman" w:hAnsi="Times New Roman" w:cs="Times New Roman"/>
                <w:color w:val="000000" w:themeColor="text1"/>
                <ns2:textFill>
                  <ns2:solidFill>
                    <ns2:schemeClr ns2:val="tx1"/>
                  </ns2:solidFill>
                </ns2:textFill>
              </w:rPr>
            </w:rPrChange>
            <ns2:textFill>
              <ns2:solidFill>
                <ns2:schemeClr ns2:val="tx1"/>
              </ns2:solidFill>
            </ns2:textFill>
          </w:rPr>
          <w:fldChar w:fldCharType="separate"/>
        </w:r>
      </w:del>
      <w:del w:id="72" w:author="aboutDr." w:date="2025-10-06T13:55:00Z">
        <w:r>
          <w:rPr>
            <w:rFonts w:ascii="Times New Roman" w:hAnsi="Times New Roman" w:cs="Times New Roman"/>
            <w:strike/>
            <w:color w:val="000000" w:themeColor="text1"/>
            <w:vertAlign w:val="superscript"/>
            <ns2:textFill>
              <ns2:solidFill>
                <ns2:schemeClr ns2:val="tx1"/>
              </ns2:solidFill>
            </ns2:textFill>
          </w:rPr>
          <w:delText>26</w:delText>
        </w:r>
      </w:del>
      <w:del w:id="73" w:author="aboutDr." w:date="2025-10-06T13:55:00Z">
        <w:r>
          <w:rPr>
            <w:rFonts w:ascii="Times New Roman" w:hAnsi="Times New Roman" w:cs="Times New Roman"/>
            <w:strike/>
            <w:color w:val="000000" w:themeColor="text1"/>
            <w:rPrChange w:id="74" w:author="Gui, Chengpeng" w:date="2025-10-05T21:33:00Z">
              <w:rPr>
                <w:rFonts w:ascii="Times New Roman" w:hAnsi="Times New Roman" w:cs="Times New Roman"/>
                <w:color w:val="000000" w:themeColor="text1"/>
                <ns2:textFill>
                  <ns2:solidFill>
                    <ns2:schemeClr ns2:val="tx1"/>
                  </ns2:solidFill>
                </ns2:textFill>
              </w:rPr>
            </w:rPrChange>
            <ns2:textFill>
              <ns2:solidFill>
                <ns2:schemeClr ns2:val="tx1"/>
              </ns2:solidFill>
            </ns2:textFill>
          </w:rPr>
          <w:fldChar w:fldCharType="end"/>
        </w:r>
      </w:del>
      <w:del w:id="75" w:author="aboutDr." w:date="2025-10-06T13:55:00Z">
        <w:r>
          <w:rPr>
            <w:rFonts w:ascii="Times New Roman" w:hAnsi="Times New Roman" w:cs="Times New Roman"/>
            <w:color w:val="000000" w:themeColor="text1"/>
            <ns2:textFill>
              <ns2:solidFill>
                <ns2:schemeClr ns2:val="tx1"/>
              </ns2:solidFill>
            </ns2:textFill>
          </w:rPr>
          <w:delText xml:space="preserve">. </w:delText>
        </w:r>
      </w:del>
      <w:del w:id="76" w:author="Gui, Chengpeng" w:date="2025-10-05T21:39:00Z">
        <w:r>
          <w:rPr>
            <w:rFonts w:ascii="Times New Roman" w:hAnsi="Times New Roman" w:cs="Times New Roman"/>
            <w:strike/>
            <w:color w:val="000000" w:themeColor="text1"/>
            <w:highlight w:val="yellow"/>
            <w:rPrChange w:id="77" w:author="Gui, Chengpeng" w:date="2025-10-05T21:53:00Z">
              <w:rPr>
                <w:rFonts w:ascii="Times New Roman" w:hAnsi="Times New Roman" w:cs="Times New Roman"/>
                <w:color w:val="000000" w:themeColor="text1"/>
                <w:highlight w:val="yellow"/>
                <ns2:textFill>
                  <ns2:solidFill>
                    <ns2:schemeClr ns2:val="tx1"/>
                  </ns2:solidFill>
                </ns2:textFill>
              </w:rPr>
            </w:rPrChange>
            <ns2:textFill>
              <ns2:solidFill>
                <ns2:schemeClr ns2:val="tx1"/>
              </ns2:solidFill>
            </ns2:textFill>
          </w:rPr>
          <w:delText>High-risk criteria included tumor stage 2 with nuclear grade 4 or sarcomatoid differentiation, tumor stage 3 or higher, regional lymph-node metastasis, or stage M1 with no evidence of disease (M1 NED). M1 NED status was defined as the resection of the primary tumor and solid, isolated, soft-tissue metastases following nephrectomy and metastasectomy.</w:delText>
        </w:r>
      </w:del>
      <w:ins w:id="78" w:author="Gui, Chengpeng" w:date="2025-10-05T21:33:00Z">
        <w:del w:id="79" w:author="Gui, Chengpeng" w:date="2025-10-05T21:38:00Z">
          <w:r>
            <w:rPr>
              <w:rFonts w:ascii="Times New Roman" w:hAnsi="Times New Roman" w:cs="Times New Roman"/>
              <w:strike/>
              <w:highlight w:val="none"/>
              <w:rPrChange w:id="80" w:author="Gui, Chengpeng" w:date="2025-10-05T21:53:00Z">
                <w:rPr>
                  <w:rFonts w:ascii="Times New Roman" w:hAnsi="Times New Roman" w:cs="Times New Roman"/>
                  <w:highlight w:val="yellow"/>
                </w:rPr>
              </w:rPrChange>
            </w:rPr>
            <w:delText xml:space="preserve">From </w:delText>
          </w:r>
        </w:del>
      </w:ins>
      <w:ins w:id="81" w:author="Gui, Chengpeng" w:date="2025-10-05T21:33:00Z">
        <w:del w:id="82" w:author="Gui, Chengpeng" w:date="2025-10-05T21:36:00Z">
          <w:r>
            <w:rPr>
              <w:rFonts w:ascii="Times New Roman" w:hAnsi="Times New Roman" w:cs="Times New Roman"/>
              <w:strike/>
              <w:highlight w:val="none"/>
              <w:rPrChange w:id="83" w:author="Gui, Chengpeng" w:date="2025-10-05T21:53:00Z">
                <w:rPr>
                  <w:rFonts w:ascii="Times New Roman" w:hAnsi="Times New Roman" w:cs="Times New Roman"/>
                  <w:highlight w:val="yellow"/>
                </w:rPr>
              </w:rPrChange>
            </w:rPr>
            <w:delText>September</w:delText>
          </w:r>
        </w:del>
      </w:ins>
      <w:ins w:id="84" w:author="Gui, Chengpeng" w:date="2025-10-05T21:33:00Z">
        <w:del w:id="85" w:author="Gui, Chengpeng" w:date="2025-10-05T21:38:00Z">
          <w:r>
            <w:rPr>
              <w:rFonts w:ascii="Times New Roman" w:hAnsi="Times New Roman" w:cs="Times New Roman"/>
              <w:strike/>
              <w:highlight w:val="none"/>
              <w:rPrChange w:id="86" w:author="Gui, Chengpeng" w:date="2025-10-05T21:53:00Z">
                <w:rPr>
                  <w:rFonts w:ascii="Times New Roman" w:hAnsi="Times New Roman" w:cs="Times New Roman"/>
                  <w:highlight w:val="yellow"/>
                </w:rPr>
              </w:rPrChange>
            </w:rPr>
            <w:delText xml:space="preserve"> 1</w:delText>
          </w:r>
        </w:del>
      </w:ins>
      <w:ins w:id="87" w:author="Gui, Chengpeng" w:date="2025-10-05T21:33:00Z">
        <w:del w:id="88" w:author="Gui, Chengpeng" w:date="2025-10-05T21:36:00Z">
          <w:r>
            <w:rPr>
              <w:rFonts w:ascii="Times New Roman" w:hAnsi="Times New Roman" w:cs="Times New Roman"/>
              <w:strike/>
              <w:highlight w:val="none"/>
              <w:rPrChange w:id="89" w:author="Gui, Chengpeng" w:date="2025-10-05T21:53:00Z">
                <w:rPr>
                  <w:rFonts w:ascii="Times New Roman" w:hAnsi="Times New Roman" w:cs="Times New Roman"/>
                  <w:highlight w:val="yellow"/>
                </w:rPr>
              </w:rPrChange>
            </w:rPr>
            <w:delText>9</w:delText>
          </w:r>
        </w:del>
      </w:ins>
      <w:ins w:id="90" w:author="Gui, Chengpeng" w:date="2025-10-05T21:33:00Z">
        <w:del w:id="91" w:author="Gui, Chengpeng" w:date="2025-10-05T21:38:00Z">
          <w:r>
            <w:rPr>
              <w:rFonts w:ascii="Times New Roman" w:hAnsi="Times New Roman" w:cs="Times New Roman"/>
              <w:strike/>
              <w:highlight w:val="none"/>
              <w:rPrChange w:id="92" w:author="Gui, Chengpeng" w:date="2025-10-05T21:53:00Z">
                <w:rPr>
                  <w:rFonts w:ascii="Times New Roman" w:hAnsi="Times New Roman" w:cs="Times New Roman"/>
                  <w:highlight w:val="yellow"/>
                </w:rPr>
              </w:rPrChange>
            </w:rPr>
            <w:delText>, 20</w:delText>
          </w:r>
        </w:del>
      </w:ins>
      <w:ins w:id="93" w:author="Gui, Chengpeng" w:date="2025-10-05T21:33:00Z">
        <w:del w:id="94" w:author="Gui, Chengpeng" w:date="2025-10-05T21:36:00Z">
          <w:r>
            <w:rPr>
              <w:rFonts w:ascii="Times New Roman" w:hAnsi="Times New Roman" w:cs="Times New Roman"/>
              <w:strike/>
              <w:highlight w:val="none"/>
              <w:rPrChange w:id="95" w:author="Gui, Chengpeng" w:date="2025-10-05T21:53:00Z">
                <w:rPr>
                  <w:rFonts w:ascii="Times New Roman" w:hAnsi="Times New Roman" w:cs="Times New Roman"/>
                  <w:highlight w:val="yellow"/>
                </w:rPr>
              </w:rPrChange>
            </w:rPr>
            <w:delText>07</w:delText>
          </w:r>
        </w:del>
      </w:ins>
      <w:ins w:id="96" w:author="Gui, Chengpeng" w:date="2025-10-05T21:33:00Z">
        <w:del w:id="97" w:author="Gui, Chengpeng" w:date="2025-10-05T21:38:00Z">
          <w:r>
            <w:rPr>
              <w:rFonts w:ascii="Times New Roman" w:hAnsi="Times New Roman" w:cs="Times New Roman"/>
              <w:strike/>
              <w:highlight w:val="none"/>
              <w:rPrChange w:id="98" w:author="Gui, Chengpeng" w:date="2025-10-05T21:53:00Z">
                <w:rPr>
                  <w:rFonts w:ascii="Times New Roman" w:hAnsi="Times New Roman" w:cs="Times New Roman"/>
                  <w:highlight w:val="yellow"/>
                </w:rPr>
              </w:rPrChange>
            </w:rPr>
            <w:delText xml:space="preserve">, to </w:delText>
          </w:r>
        </w:del>
      </w:ins>
      <w:ins w:id="99" w:author="Gui, Chengpeng" w:date="2025-10-05T21:33:00Z">
        <w:del w:id="100" w:author="Gui, Chengpeng" w:date="2025-10-05T21:36:00Z">
          <w:r>
            <w:rPr>
              <w:rFonts w:ascii="Times New Roman" w:hAnsi="Times New Roman" w:cs="Times New Roman"/>
              <w:strike/>
              <w:highlight w:val="none"/>
              <w:rPrChange w:id="101" w:author="Gui, Chengpeng" w:date="2025-10-05T21:53:00Z">
                <w:rPr>
                  <w:rFonts w:ascii="Times New Roman" w:hAnsi="Times New Roman" w:cs="Times New Roman"/>
                  <w:highlight w:val="yellow"/>
                </w:rPr>
              </w:rPrChange>
            </w:rPr>
            <w:delText>April</w:delText>
          </w:r>
        </w:del>
      </w:ins>
      <w:ins w:id="102" w:author="Gui, Chengpeng" w:date="2025-10-05T21:33:00Z">
        <w:del w:id="103" w:author="Gui, Chengpeng" w:date="2025-10-05T21:38:00Z">
          <w:r>
            <w:rPr>
              <w:rFonts w:ascii="Times New Roman" w:hAnsi="Times New Roman" w:cs="Times New Roman"/>
              <w:strike/>
              <w:highlight w:val="none"/>
              <w:rPrChange w:id="104" w:author="Gui, Chengpeng" w:date="2025-10-05T21:53:00Z">
                <w:rPr>
                  <w:rFonts w:ascii="Times New Roman" w:hAnsi="Times New Roman" w:cs="Times New Roman"/>
                  <w:highlight w:val="yellow"/>
                </w:rPr>
              </w:rPrChange>
            </w:rPr>
            <w:delText xml:space="preserve"> </w:delText>
          </w:r>
        </w:del>
      </w:ins>
      <w:ins w:id="105" w:author="Gui, Chengpeng" w:date="2025-10-05T21:33:00Z">
        <w:del w:id="106" w:author="Gui, Chengpeng" w:date="2025-10-05T21:36:00Z">
          <w:r>
            <w:rPr>
              <w:rFonts w:ascii="Times New Roman" w:hAnsi="Times New Roman" w:cs="Times New Roman"/>
              <w:strike/>
              <w:highlight w:val="none"/>
              <w:rPrChange w:id="107" w:author="Gui, Chengpeng" w:date="2025-10-05T21:53:00Z">
                <w:rPr>
                  <w:rFonts w:ascii="Times New Roman" w:hAnsi="Times New Roman" w:cs="Times New Roman"/>
                  <w:highlight w:val="yellow"/>
                </w:rPr>
              </w:rPrChange>
            </w:rPr>
            <w:delText>7</w:delText>
          </w:r>
        </w:del>
      </w:ins>
      <w:ins w:id="108" w:author="Gui, Chengpeng" w:date="2025-10-05T21:33:00Z">
        <w:del w:id="109" w:author="Gui, Chengpeng" w:date="2025-10-05T21:38:00Z">
          <w:r>
            <w:rPr>
              <w:rFonts w:ascii="Times New Roman" w:hAnsi="Times New Roman" w:cs="Times New Roman"/>
              <w:strike/>
              <w:highlight w:val="none"/>
              <w:rPrChange w:id="110" w:author="Gui, Chengpeng" w:date="2025-10-05T21:53:00Z">
                <w:rPr>
                  <w:rFonts w:ascii="Times New Roman" w:hAnsi="Times New Roman" w:cs="Times New Roman"/>
                  <w:highlight w:val="yellow"/>
                </w:rPr>
              </w:rPrChange>
            </w:rPr>
            <w:delText>, 20</w:delText>
          </w:r>
        </w:del>
      </w:ins>
      <w:ins w:id="111" w:author="Gui, Chengpeng" w:date="2025-10-05T21:33:00Z">
        <w:del w:id="112" w:author="Gui, Chengpeng" w:date="2025-10-05T21:36:00Z">
          <w:r>
            <w:rPr>
              <w:rFonts w:ascii="Times New Roman" w:hAnsi="Times New Roman" w:cs="Times New Roman"/>
              <w:strike/>
              <w:highlight w:val="none"/>
              <w:rPrChange w:id="113" w:author="Gui, Chengpeng" w:date="2025-10-05T21:53:00Z">
                <w:rPr>
                  <w:rFonts w:ascii="Times New Roman" w:hAnsi="Times New Roman" w:cs="Times New Roman"/>
                  <w:highlight w:val="yellow"/>
                </w:rPr>
              </w:rPrChange>
            </w:rPr>
            <w:delText>11</w:delText>
          </w:r>
        </w:del>
      </w:ins>
      <w:ins w:id="114" w:author="Gui, Chengpeng" w:date="2025-10-05T21:33:00Z">
        <w:del w:id="115" w:author="Gui, Chengpeng" w:date="2025-10-05T21:38:00Z">
          <w:r>
            <w:rPr>
              <w:rFonts w:ascii="Times New Roman" w:hAnsi="Times New Roman" w:cs="Times New Roman"/>
              <w:strike/>
              <w:highlight w:val="none"/>
              <w:rPrChange w:id="116" w:author="Gui, Chengpeng" w:date="2025-10-05T21:53:00Z">
                <w:rPr>
                  <w:rFonts w:ascii="Times New Roman" w:hAnsi="Times New Roman" w:cs="Times New Roman"/>
                  <w:highlight w:val="yellow"/>
                </w:rPr>
              </w:rPrChange>
            </w:rPr>
            <w:delText>, w</w:delText>
          </w:r>
        </w:del>
      </w:ins>
      <w:ins w:id="117" w:author="Gui, Chengpeng" w:date="2025-10-05T21:33:00Z">
        <w:del w:id="118" w:author="Gui, Chengpeng" w:date="2025-10-05T21:56:00Z">
          <w:r>
            <w:rPr>
              <w:rFonts w:ascii="Times New Roman" w:hAnsi="Times New Roman" w:cs="Times New Roman"/>
              <w:strike/>
              <w:highlight w:val="none"/>
              <w:rPrChange w:id="119" w:author="Gui, Chengpeng" w:date="2025-10-05T21:53:00Z">
                <w:rPr>
                  <w:rFonts w:ascii="Times New Roman" w:hAnsi="Times New Roman" w:cs="Times New Roman"/>
                  <w:highlight w:val="yellow"/>
                </w:rPr>
              </w:rPrChange>
            </w:rPr>
            <w:delText xml:space="preserve">e </w:delText>
          </w:r>
        </w:del>
      </w:ins>
      <w:ins w:id="120" w:author="Gui, Chengpeng" w:date="2025-10-05T21:33:00Z">
        <w:del w:id="121" w:author="Gui, Chengpeng" w:date="2025-10-05T21:37:00Z">
          <w:r>
            <w:rPr>
              <w:rFonts w:ascii="Times New Roman" w:hAnsi="Times New Roman" w:cs="Times New Roman"/>
              <w:strike/>
              <w:highlight w:val="none"/>
              <w:rPrChange w:id="122" w:author="Gui, Chengpeng" w:date="2025-10-05T21:53:00Z">
                <w:rPr>
                  <w:rFonts w:ascii="Times New Roman" w:hAnsi="Times New Roman" w:cs="Times New Roman"/>
                  <w:highlight w:val="yellow"/>
                </w:rPr>
              </w:rPrChange>
            </w:rPr>
            <w:delText>enroll</w:delText>
          </w:r>
        </w:del>
      </w:ins>
      <w:ins w:id="123" w:author="Gui, Chengpeng" w:date="2025-10-05T21:33:00Z">
        <w:del w:id="124" w:author="Gui, Chengpeng" w:date="2025-10-05T21:56:00Z">
          <w:r>
            <w:rPr>
              <w:rFonts w:ascii="Times New Roman" w:hAnsi="Times New Roman" w:cs="Times New Roman"/>
              <w:strike/>
              <w:highlight w:val="none"/>
              <w:rPrChange w:id="125" w:author="Gui, Chengpeng" w:date="2025-10-05T21:53:00Z">
                <w:rPr>
                  <w:rFonts w:ascii="Times New Roman" w:hAnsi="Times New Roman" w:cs="Times New Roman"/>
                  <w:highlight w:val="yellow"/>
                </w:rPr>
              </w:rPrChange>
            </w:rPr>
            <w:delText xml:space="preserve">ed </w:delText>
          </w:r>
        </w:del>
      </w:ins>
      <w:ins w:id="126" w:author="Gui, Chengpeng" w:date="2025-10-05T21:33:00Z">
        <w:del w:id="127" w:author="Gui, Chengpeng" w:date="2025-10-05T21:36:00Z">
          <w:r>
            <w:rPr>
              <w:rFonts w:ascii="Times New Roman" w:hAnsi="Times New Roman" w:cs="Times New Roman"/>
              <w:strike/>
              <w:highlight w:val="none"/>
              <w:rPrChange w:id="128" w:author="Gui, Chengpeng" w:date="2025-10-05T21:53:00Z">
                <w:rPr>
                  <w:rFonts w:ascii="Times New Roman" w:hAnsi="Times New Roman" w:cs="Times New Roman"/>
                  <w:highlight w:val="yellow"/>
                </w:rPr>
              </w:rPrChange>
            </w:rPr>
            <w:delText>615</w:delText>
          </w:r>
        </w:del>
      </w:ins>
      <w:ins w:id="129" w:author="Gui, Chengpeng" w:date="2025-10-05T21:33:00Z">
        <w:del w:id="130" w:author="Gui, Chengpeng" w:date="2025-10-05T21:56:00Z">
          <w:r>
            <w:rPr>
              <w:rFonts w:ascii="Times New Roman" w:hAnsi="Times New Roman" w:cs="Times New Roman"/>
              <w:strike/>
              <w:highlight w:val="none"/>
              <w:rPrChange w:id="131" w:author="Gui, Chengpeng" w:date="2025-10-05T21:53:00Z">
                <w:rPr>
                  <w:rFonts w:ascii="Times New Roman" w:hAnsi="Times New Roman" w:cs="Times New Roman"/>
                  <w:highlight w:val="yellow"/>
                </w:rPr>
              </w:rPrChange>
            </w:rPr>
            <w:delText xml:space="preserve"> patients at </w:delText>
          </w:r>
        </w:del>
      </w:ins>
      <w:ins w:id="132" w:author="Gui, Chengpeng" w:date="2025-10-05T21:33:00Z">
        <w:del w:id="133" w:author="Gui, Chengpeng" w:date="2025-10-05T21:36:00Z">
          <w:r>
            <w:rPr>
              <w:rFonts w:ascii="Times New Roman" w:hAnsi="Times New Roman" w:cs="Times New Roman"/>
              <w:strike/>
              <w:highlight w:val="none"/>
              <w:rPrChange w:id="134" w:author="Gui, Chengpeng" w:date="2025-10-05T21:53:00Z">
                <w:rPr>
                  <w:rFonts w:ascii="Times New Roman" w:hAnsi="Times New Roman" w:cs="Times New Roman"/>
                  <w:highlight w:val="yellow"/>
                </w:rPr>
              </w:rPrChange>
            </w:rPr>
            <w:delText>99</w:delText>
          </w:r>
        </w:del>
      </w:ins>
      <w:ins w:id="135" w:author="Gui, Chengpeng" w:date="2025-10-05T21:33:00Z">
        <w:del w:id="136" w:author="Gui, Chengpeng" w:date="2025-10-05T21:56:00Z">
          <w:r>
            <w:rPr>
              <w:rFonts w:ascii="Times New Roman" w:hAnsi="Times New Roman" w:cs="Times New Roman"/>
              <w:strike/>
              <w:highlight w:val="none"/>
              <w:rPrChange w:id="137" w:author="Gui, Chengpeng" w:date="2025-10-05T21:53:00Z">
                <w:rPr>
                  <w:rFonts w:ascii="Times New Roman" w:hAnsi="Times New Roman" w:cs="Times New Roman"/>
                  <w:highlight w:val="yellow"/>
                </w:rPr>
              </w:rPrChange>
            </w:rPr>
            <w:delText xml:space="preserve"> centers</w:delText>
          </w:r>
        </w:del>
      </w:ins>
      <w:ins w:id="138" w:author="Gui, Chengpeng" w:date="2025-10-05T21:33:00Z">
        <w:del w:id="139" w:author="Gui, Chengpeng" w:date="2025-10-05T21:37:00Z">
          <w:r>
            <w:rPr>
              <w:rFonts w:ascii="Times New Roman" w:hAnsi="Times New Roman" w:cs="Times New Roman"/>
              <w:strike/>
              <w:highlight w:val="none"/>
              <w:rPrChange w:id="140" w:author="Gui, Chengpeng" w:date="2025-10-05T21:53:00Z">
                <w:rPr>
                  <w:rFonts w:ascii="Times New Roman" w:hAnsi="Times New Roman" w:cs="Times New Roman"/>
                  <w:highlight w:val="yellow"/>
                </w:rPr>
              </w:rPrChange>
            </w:rPr>
            <w:delText xml:space="preserve"> in</w:delText>
          </w:r>
        </w:del>
      </w:ins>
      <w:ins w:id="141" w:author="Gui, Chengpeng" w:date="2025-10-05T21:33:00Z">
        <w:del w:id="142" w:author="Gui, Chengpeng" w:date="2025-10-05T21:36:00Z">
          <w:r>
            <w:rPr>
              <w:rFonts w:ascii="Times New Roman" w:hAnsi="Times New Roman" w:cs="Times New Roman"/>
              <w:strike/>
              <w:highlight w:val="none"/>
              <w:rPrChange w:id="143" w:author="Gui, Chengpeng" w:date="2025-10-05T21:53:00Z">
                <w:rPr>
                  <w:rFonts w:ascii="Times New Roman" w:hAnsi="Times New Roman" w:cs="Times New Roman"/>
                  <w:highlight w:val="yellow"/>
                </w:rPr>
              </w:rPrChange>
            </w:rPr>
            <w:delText xml:space="preserve"> 21 countries </w:delText>
          </w:r>
        </w:del>
      </w:ins>
      <w:ins w:id="144" w:author="Gui, Chengpeng" w:date="2025-10-05T21:33:00Z">
        <w:del w:id="145" w:author="Gui, Chengpeng" w:date="2025-10-05T21:37:00Z">
          <w:r>
            <w:rPr>
              <w:rFonts w:ascii="Times New Roman" w:hAnsi="Times New Roman" w:cs="Times New Roman"/>
              <w:strike/>
              <w:highlight w:val="none"/>
              <w:rPrChange w:id="146" w:author="Gui, Chengpeng" w:date="2025-10-05T21:53:00Z">
                <w:rPr>
                  <w:rFonts w:ascii="Times New Roman" w:hAnsi="Times New Roman" w:cs="Times New Roman"/>
                  <w:highlight w:val="yellow"/>
                </w:rPr>
              </w:rPrChange>
            </w:rPr>
            <w:delText>in this prospective, randomized, doubleblind, phase 3 trial</w:delText>
          </w:r>
        </w:del>
      </w:ins>
      <w:ins w:id="147" w:author="Gui, Chengpeng" w:date="2025-10-05T21:33:00Z">
        <w:del w:id="148" w:author="Gui, Chengpeng" w:date="2025-10-05T21:56:00Z">
          <w:r>
            <w:rPr>
              <w:rFonts w:ascii="Times New Roman" w:hAnsi="Times New Roman" w:cs="Times New Roman"/>
              <w:strike/>
              <w:highlight w:val="none"/>
              <w:rPrChange w:id="149" w:author="Gui, Chengpeng" w:date="2025-10-05T21:53:00Z">
                <w:rPr>
                  <w:rFonts w:ascii="Times New Roman" w:hAnsi="Times New Roman" w:cs="Times New Roman"/>
                  <w:highlight w:val="yellow"/>
                </w:rPr>
              </w:rPrChange>
            </w:rPr>
            <w:delText>.</w:delText>
          </w:r>
        </w:del>
      </w:ins>
      <w:ins w:id="150" w:author="Gui, Chengpeng" w:date="2025-10-05T21:33:00Z">
        <w:del w:id="151" w:author="Gui, Chengpeng" w:date="2025-10-05T21:56:00Z">
          <w:r>
            <w:rPr>
              <w:rFonts w:ascii="Times New Roman" w:hAnsi="Times New Roman" w:cs="Times New Roman"/>
              <w:highlight w:val="none"/>
              <w:rPrChange w:id="152" w:author="Gui, Chengpeng" w:date="2025-10-05T21:33:00Z">
                <w:rPr>
                  <w:rFonts w:ascii="Times New Roman" w:hAnsi="Times New Roman" w:cs="Times New Roman"/>
                  <w:highlight w:val="yellow"/>
                </w:rPr>
              </w:rPrChange>
            </w:rPr>
            <w:delText xml:space="preserve"> </w:delText>
          </w:r>
        </w:del>
      </w:ins>
      <w:ins w:id="153" w:author="Gui, Chengpeng" w:date="2025-10-05T21:33:00Z">
        <w:r>
          <w:rPr>
            <w:rFonts w:ascii="Times New Roman" w:hAnsi="Times New Roman" w:cs="Times New Roman"/>
            <w:highlight w:val="none"/>
            <w:rPrChange w:id="154" w:author="Gui, Chengpeng" w:date="2025-10-05T21:33:00Z">
              <w:rPr>
                <w:rFonts w:ascii="Times New Roman" w:hAnsi="Times New Roman" w:cs="Times New Roman"/>
                <w:highlight w:val="yellow"/>
              </w:rPr>
            </w:rPrChange>
          </w:rPr>
          <w:t>Eligible patients</w:t>
        </w:r>
      </w:ins>
      <w:ins w:id="155" w:author="Gui, Chengpeng" w:date="2025-10-05T21:38:00Z">
        <w:r>
          <w:rPr>
            <w:rFonts w:ascii="Times New Roman" w:hAnsi="Times New Roman" w:cs="Times New Roman"/>
          </w:rPr>
          <w:t xml:space="preserve"> with </w:t>
        </w:r>
      </w:ins>
      <w:ins w:id="156" w:author="Gui, Chengpeng" w:date="2025-10-05T21:39:00Z">
        <w:r>
          <w:rPr>
            <w:rFonts w:ascii="Times New Roman" w:hAnsi="Times New Roman" w:cs="Times New Roman"/>
            <w:color w:val="000000" w:themeColor="text1"/>
            <w:highlight w:val="none"/>
            <w:rPrChange w:id="157" w:author="aboutDr." w:date="2025-10-05T22:10:00Z">
              <w:rPr>
                <w:rFonts w:ascii="Times New Roman" w:hAnsi="Times New Roman" w:cs="Times New Roman"/>
                <w:color w:val="000000" w:themeColor="text1"/>
                <w:highlight w:val="yellow"/>
                <ns2:textFill>
                  <ns2:solidFill>
                    <ns2:schemeClr ns2:val="tx1"/>
                  </ns2:solidFill>
                </ns2:textFill>
              </w:rPr>
            </w:rPrChange>
            <ns2:textFill>
              <ns2:solidFill>
                <ns2:schemeClr ns2:val="tx1"/>
              </ns2:solidFill>
            </ns2:textFill>
          </w:rPr>
          <w:t>h</w:t>
        </w:r>
      </w:ins>
      <w:ins w:id="158" w:author="Gui, Chengpeng" w:date="2025-10-05T21:38:00Z">
        <w:r>
          <w:rPr>
            <w:rFonts w:ascii="Times New Roman" w:hAnsi="Times New Roman" w:cs="Times New Roman"/>
            <w:color w:val="000000" w:themeColor="text1"/>
            <w:highlight w:val="none"/>
            <w:rPrChange w:id="159" w:author="aboutDr." w:date="2025-10-05T22:10:00Z">
              <w:rPr>
                <w:rFonts w:ascii="Times New Roman" w:hAnsi="Times New Roman" w:cs="Times New Roman"/>
                <w:color w:val="000000" w:themeColor="text1"/>
                <w:highlight w:val="yellow"/>
                <ns2:textFill>
                  <ns2:solidFill>
                    <ns2:schemeClr ns2:val="tx1"/>
                  </ns2:solidFill>
                </ns2:textFill>
              </w:rPr>
            </w:rPrChange>
            <ns2:textFill>
              <ns2:solidFill>
                <ns2:schemeClr ns2:val="tx1"/>
              </ns2:solidFill>
            </ns2:textFill>
          </w:rPr>
          <w:t>igh-risk</w:t>
        </w:r>
      </w:ins>
      <w:ins w:id="160" w:author="Gui, Chengpeng" w:date="2025-10-05T21:38:00Z">
        <w:r>
          <w:rPr>
            <w:rFonts w:ascii="Times New Roman" w:hAnsi="Times New Roman" w:cs="Times New Roman"/>
            <w:color w:val="000000" w:themeColor="text1"/>
            <ns2:textFill>
              <ns2:solidFill>
                <ns2:schemeClr ns2:val="tx1"/>
              </ns2:solidFill>
            </ns2:textFill>
          </w:rPr>
          <w:t xml:space="preserve"> of recurrence</w:t>
        </w:r>
      </w:ins>
      <w:ins w:id="161" w:author="Gui, Chengpeng" w:date="2025-10-05T21:33:00Z">
        <w:r>
          <w:rPr>
            <w:rFonts w:ascii="Times New Roman" w:hAnsi="Times New Roman" w:cs="Times New Roman"/>
            <w:highlight w:val="none"/>
            <w:rPrChange w:id="162" w:author="Gui, Chengpeng" w:date="2025-10-05T21:33:00Z">
              <w:rPr>
                <w:rFonts w:ascii="Times New Roman" w:hAnsi="Times New Roman" w:cs="Times New Roman"/>
                <w:highlight w:val="yellow"/>
              </w:rPr>
            </w:rPrChange>
          </w:rPr>
          <w:t xml:space="preserve"> were at least 18 years of age and had received a diagnosis of locoregional </w:t>
        </w:r>
      </w:ins>
      <w:ins w:id="163" w:author="Gui, Chengpeng" w:date="2025-10-05T21:33:00Z">
        <w:del w:id="164" w:author="aboutDr." w:date="2025-10-06T13:55:00Z">
          <w:r>
            <w:rPr>
              <w:rFonts w:ascii="Times New Roman" w:hAnsi="Times New Roman" w:cs="Times New Roman"/>
              <w:highlight w:val="none"/>
              <w:rPrChange w:id="165" w:author="Gui, Chengpeng" w:date="2025-10-05T21:33:00Z">
                <w:rPr>
                  <w:rFonts w:ascii="Times New Roman" w:hAnsi="Times New Roman" w:cs="Times New Roman"/>
                  <w:highlight w:val="yellow"/>
                </w:rPr>
              </w:rPrChange>
            </w:rPr>
            <w:delText>renal-cell carcinoma</w:delText>
          </w:r>
        </w:del>
      </w:ins>
      <w:ins w:id="166" w:author="aboutDr." w:date="2025-10-06T13:55:00Z">
        <w:r>
          <w:rPr>
            <w:rFonts w:ascii="Times New Roman" w:hAnsi="Times New Roman" w:cs="Times New Roman"/>
          </w:rPr>
          <w:t>ccRCC</w:t>
        </w:r>
      </w:ins>
      <w:ins w:id="167" w:author="Gui, Chengpeng" w:date="2025-10-05T21:33:00Z">
        <w:r>
          <w:rPr>
            <w:rFonts w:ascii="Times New Roman" w:hAnsi="Times New Roman" w:cs="Times New Roman"/>
            <w:highlight w:val="none"/>
            <w:rPrChange w:id="168" w:author="Gui, Chengpeng" w:date="2025-10-05T21:33:00Z">
              <w:rPr>
                <w:rFonts w:ascii="Times New Roman" w:hAnsi="Times New Roman" w:cs="Times New Roman"/>
                <w:highlight w:val="yellow"/>
              </w:rPr>
            </w:rPrChange>
          </w:rPr>
          <w:t xml:space="preserve"> (tumor stage 3 or higher, regional lymph-node metastasis, or both) on the basis of modified UISS criteria</w:t>
        </w:r>
      </w:ins>
      <w:r>
        <w:rPr>
          <w:rFonts w:ascii="Times New Roman" w:hAnsi="Times New Roman" w:cs="Times New Roman"/>
        </w:rPr>
        <w:fldChar w:fldCharType="begin">
          <w:fldData xml:space="preserve">PEVuZE5vdGU+PENpdGU+PEF1dGhvcj5SYXZhdWQ8L0F1dGhvcj48WWVhcj4yMDE2PC9ZZWFyPjxS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PEVuZE5vdGU+PENpdGU+PEF1dGhvcj5SYXZhdWQ8L0F1dGhvcj48WWVhcj4yMDE2PC9ZZWFyPjxS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</w:fldData>
        </w:fldChar>
      </w:r>
      <w:r>
        <w:rPr>
          <w:rFonts w:ascii="Times New Roman" w:hAnsi="Times New Roman" w:cs="Times New Roman"/>
        </w:rPr>
        <w:instrText xml:space="preserve"> ADDIN EN.CITE.DATA </w:instrText>
      </w:r>
      <w:r>
        <w:rPr>
          <w:rFonts w:ascii="Times New Roman" w:hAnsi="Times New Roman" w:cs="Times New Roman"/>
        </w:rPr>
        <w:fldChar w:fldCharType="end"/>
      </w:r>
      <w:r>
        <w:rPr>
          <w:rFonts w:ascii="Times New Roman" w:hAnsi="Times New Roman" w:cs="Times New Roman"/>
        </w:rPr>
        <w:fldChar w:fldCharType="separate"/>
      </w:r>
      <w:r>
        <w:rPr>
          <w:rFonts w:ascii="Times New Roman" w:hAnsi="Times New Roman" w:cs="Times New Roman"/>
          <w:vertAlign w:val="superscript"/>
        </w:rPr>
        <w:t>26,27</w:t>
      </w:r>
      <w:r>
        <w:rPr>
          <w:rFonts w:ascii="Times New Roman" w:hAnsi="Times New Roman" w:cs="Times New Roman"/>
        </w:rPr>
        <w:fldChar w:fldCharType="end"/>
      </w:r>
      <w:ins w:id="169" w:author="Gui, Chengpeng" w:date="2025-10-05T21:33:00Z">
        <w:r>
          <w:rPr>
            <w:rFonts w:ascii="Times New Roman" w:hAnsi="Times New Roman" w:cs="Times New Roman"/>
            <w:highlight w:val="none"/>
            <w:rPrChange w:id="170" w:author="Gui, Chengpeng" w:date="2025-10-05T21:33:00Z">
              <w:rPr>
                <w:rFonts w:ascii="Times New Roman" w:hAnsi="Times New Roman" w:cs="Times New Roman"/>
                <w:highlight w:val="yellow"/>
              </w:rPr>
            </w:rPrChange>
          </w:rPr>
          <w:t>.</w:t>
        </w:r>
      </w:ins>
      <w:r>
        <w:rPr>
          <w:rFonts w:ascii="Times New Roman" w:hAnsi="Times New Roman" w:cs="Times New Roman"/>
          <w:color w:val="000000" w:themeColor="text1"/>
          <ns2:textFill>
            <ns2:solidFill>
              <ns2:schemeClr ns2:val="tx1"/>
            </ns2:solidFill>
          </ns2:textFill>
        </w:rPr>
        <w:t xml:space="preserve"> These patients received sunitinib (50 mg orally once daily, administered in either a 4-week-on/2-week-off cycle or a 2-week-on/1-week-off cycle).</w:t>
      </w:r>
      <w:r>
        <w:rPr>
          <w:rFonts w:ascii="Times New Roman" w:hAnsi="Times New Roman" w:cs="Times New Roman"/>
          <w:color w:val="000000" w:themeColor="text1"/>
          <w:lang w:eastAsia="zh"/>
          <ns2:textFill>
            <ns2:solidFill>
              <ns2:schemeClr ns2:val="tx1"/>
            </ns2:solidFill>
          </ns2:textFill>
        </w:rPr>
        <w:t xml:space="preserve"> (2) </w:t>
      </w:r>
      <w:ins w:id="171" w:author="Gui, Chengpeng" w:date="2025-10-05T21:40:00Z">
        <w:r>
          <w:rPr>
            <w:rFonts w:ascii="Times New Roman" w:hAnsi="Times New Roman" w:cs="Times New Roman"/>
            <w:color w:val="000000" w:themeColor="text1"/>
            <w:highlight w:val="none"/>
            <w:rPrChange w:id="172" w:author="aboutDr." w:date="2025-10-05T22:10:00Z">
              <w:rPr>
                <w:rFonts w:ascii="Times New Roman" w:hAnsi="Times New Roman" w:cs="Times New Roman"/>
                <w:color w:val="000000" w:themeColor="text1"/>
                <w:highlight w:val="yellow"/>
                <ns2:textFill>
                  <ns2:solidFill>
                    <ns2:schemeClr ns2:val="tx1"/>
                  </ns2:solidFill>
                </ns2:textFill>
              </w:rPr>
            </w:rPrChange>
            <ns2:textFill>
              <ns2:solidFill>
                <ns2:schemeClr ns2:val="tx1"/>
              </ns2:solidFill>
            </ns2:textFill>
          </w:rPr>
          <w:t xml:space="preserve">Adjuvant </w:t>
        </w:r>
      </w:ins>
      <w:ins w:id="173" w:author="Gui, Chengpeng" w:date="2025-10-05T21:41:00Z">
        <w:r>
          <w:rPr>
            <w:rFonts w:ascii="Times New Roman" w:hAnsi="Times New Roman" w:cs="Times New Roman"/>
            <w:color w:val="000000" w:themeColor="text1"/>
            <w:highlight w:val="none"/>
            <w:rPrChange w:id="174" w:author="aboutDr." w:date="2025-10-05T22:10:00Z">
              <w:rPr>
                <w:rFonts w:ascii="Times New Roman" w:hAnsi="Times New Roman" w:cs="Times New Roman"/>
                <w:color w:val="000000" w:themeColor="text1"/>
                <w:highlight w:val="yellow"/>
                <ns2:textFill>
                  <ns2:solidFill>
                    <ns2:schemeClr ns2:val="tx1"/>
                  </ns2:solidFill>
                </ns2:textFill>
              </w:rPr>
            </w:rPrChange>
            <ns2:textFill>
              <ns2:solidFill>
                <ns2:schemeClr ns2:val="tx1"/>
              </ns2:solidFill>
            </ns2:textFill>
          </w:rPr>
          <w:t>PD-1</w:t>
        </w:r>
      </w:ins>
      <w:del w:id="175" w:author="Gui, Chengpeng" w:date="2025-10-05T21:40:00Z">
        <w:r>
          <w:rPr>
            <w:rFonts w:ascii="Times New Roman" w:hAnsi="Times New Roman" w:cs="Times New Roman"/>
            <w:color w:val="000000" w:themeColor="text1"/>
            <w:highlight w:val="none"/>
            <w:rPrChange w:id="176" w:author="aboutDr." w:date="2025-10-05T22:10:00Z">
              <w:rPr>
                <w:rFonts w:ascii="Times New Roman" w:hAnsi="Times New Roman" w:cs="Times New Roman"/>
                <w:color w:val="000000" w:themeColor="text1"/>
                <w:highlight w:val="yellow"/>
                <ns2:textFill>
                  <ns2:solidFill>
                    <ns2:schemeClr ns2:val="tx1"/>
                  </ns2:solidFill>
                </ns2:textFill>
              </w:rPr>
            </w:rPrChange>
            <ns2:textFill>
              <ns2:solidFill>
                <ns2:schemeClr ns2:val="tx1"/>
              </ns2:solidFill>
            </ns2:textFill>
          </w:rPr>
          <w:delText>TKI-ICB Combination</w:delText>
        </w:r>
      </w:del>
      <w:r>
        <w:rPr>
          <w:rFonts w:ascii="Times New Roman" w:hAnsi="Times New Roman" w:cs="Times New Roman"/>
          <w:color w:val="000000" w:themeColor="text1"/>
          <w:highlight w:val="none"/>
          <w:rPrChange w:id="177" w:author="aboutDr." w:date="2025-10-05T22:10:00Z">
            <w:rPr>
              <w:rFonts w:ascii="Times New Roman" w:hAnsi="Times New Roman" w:cs="Times New Roman"/>
              <w:color w:val="000000" w:themeColor="text1"/>
              <w:highlight w:val="yellow"/>
              <ns2:textFill>
                <ns2:solidFill>
                  <ns2:schemeClr ns2:val="tx1"/>
                </ns2:solidFill>
              </ns2:textFill>
            </w:rPr>
          </w:rPrChange>
          <ns2:textFill>
            <ns2:solidFill>
              <ns2:schemeClr ns2:val="tx1"/>
            </ns2:solidFill>
          </ns2:textFill>
        </w:rPr>
        <w:t xml:space="preserve"> Therapy (n=</w:t>
      </w:r>
      <w:del w:id="178" w:author="Gui, Chengpeng" w:date="2025-10-05T21:41:00Z">
        <w:r>
          <w:rPr>
            <w:rFonts w:ascii="Times New Roman" w:hAnsi="Times New Roman" w:cs="Times New Roman"/>
            <w:color w:val="000000" w:themeColor="text1"/>
            <w:highlight w:val="none"/>
            <w:rPrChange w:id="179" w:author="aboutDr." w:date="2025-10-05T22:10:00Z">
              <w:rPr>
                <w:rFonts w:ascii="Times New Roman" w:hAnsi="Times New Roman" w:cs="Times New Roman"/>
                <w:color w:val="000000" w:themeColor="text1"/>
                <w:highlight w:val="yellow"/>
                <ns2:textFill>
                  <ns2:solidFill>
                    <ns2:schemeClr ns2:val="tx1"/>
                  </ns2:solidFill>
                </ns2:textFill>
              </w:rPr>
            </w:rPrChange>
            <ns2:textFill>
              <ns2:solidFill>
                <ns2:schemeClr ns2:val="tx1"/>
              </ns2:solidFill>
            </ns2:textFill>
          </w:rPr>
          <w:delText>61</w:delText>
        </w:r>
      </w:del>
      <w:ins w:id="180" w:author="Gui, Chengpeng" w:date="2025-10-05T21:41:00Z">
        <w:r>
          <w:rPr>
            <w:rFonts w:ascii="Times New Roman" w:hAnsi="Times New Roman" w:cs="Times New Roman"/>
            <w:color w:val="000000" w:themeColor="text1"/>
            <w:highlight w:val="none"/>
            <w:rPrChange w:id="181" w:author="aboutDr." w:date="2025-10-05T22:10:00Z">
              <w:rPr>
                <w:rFonts w:ascii="Times New Roman" w:hAnsi="Times New Roman" w:cs="Times New Roman"/>
                <w:color w:val="000000" w:themeColor="text1"/>
                <w:highlight w:val="yellow"/>
                <ns2:textFill>
                  <ns2:solidFill>
                    <ns2:schemeClr ns2:val="tx1"/>
                  </ns2:solidFill>
                </ns2:textFill>
              </w:rPr>
            </w:rPrChange>
            <ns2:textFill>
              <ns2:solidFill>
                <ns2:schemeClr ns2:val="tx1"/>
              </ns2:solidFill>
            </ns2:textFill>
          </w:rPr>
          <w:t>10</w:t>
        </w:r>
      </w:ins>
      <w:r>
        <w:rPr>
          <w:rFonts w:ascii="Times New Roman" w:hAnsi="Times New Roman" w:cs="Times New Roman"/>
          <w:color w:val="000000" w:themeColor="text1"/>
          <w:highlight w:val="none"/>
          <w:rPrChange w:id="182" w:author="aboutDr." w:date="2025-10-05T22:10:00Z">
            <w:rPr>
              <w:rFonts w:ascii="Times New Roman" w:hAnsi="Times New Roman" w:cs="Times New Roman"/>
              <w:color w:val="000000" w:themeColor="text1"/>
              <w:highlight w:val="yellow"/>
              <ns2:textFill>
                <ns2:solidFill>
                  <ns2:schemeClr ns2:val="tx1"/>
                </ns2:solidFill>
              </ns2:textFill>
            </w:rPr>
          </w:rPrChange>
          <ns2:textFill>
            <ns2:solidFill>
              <ns2:schemeClr ns2:val="tx1"/>
            </ns2:solidFill>
          </ns2:textFill>
        </w:rPr>
        <w:t>)</w:t>
      </w:r>
      <w:r>
        <w:rPr>
          <w:rFonts w:ascii="Times New Roman" w:hAnsi="Times New Roman" w:cs="Times New Roman"/>
          <w:color w:val="000000" w:themeColor="text1"/>
          <ns2:textFill>
            <ns2:solidFill>
              <ns2:schemeClr ns2:val="tx1"/>
            </ns2:solidFill>
          </ns2:textFill>
        </w:rPr>
        <w:t xml:space="preserve">: </w:t>
      </w:r>
      <w:del w:id="183" w:author="Gui, Chengpeng" w:date="2025-10-05T21:47:00Z">
        <w:r>
          <w:rPr>
            <w:rFonts w:ascii="Times New Roman" w:hAnsi="Times New Roman" w:cs="Times New Roman"/>
            <w:color w:val="000000" w:themeColor="text1"/>
            <w:highlight w:val="yellow"/>
            <w:rPrChange w:id="184" w:author="Gui, Chengpeng" w:date="2025-10-05T21:42:00Z">
              <w:rPr>
                <w:rFonts w:ascii="Times New Roman" w:hAnsi="Times New Roman" w:cs="Times New Roman"/>
                <w:color w:val="000000" w:themeColor="text1"/>
                <ns2:textFill>
                  <ns2:solidFill>
                    <ns2:schemeClr ns2:val="tx1"/>
                  </ns2:solidFill>
                </ns2:textFill>
              </w:rPr>
            </w:rPrChange>
            <ns2:textFill>
              <ns2:solidFill>
                <ns2:schemeClr ns2:val="tx1"/>
              </ns2:solidFill>
            </ns2:textFill>
          </w:rPr>
          <w:delText>This group comprised patients with histologically confirmed metastatic clear-cell RCC who had undergone prior cytoreductive nephrectomy (CN), presented with at least one measurable lesion per RECIST version 1.1, had an intermediate or poor risk according to IMDC classification, and had an Eastern Cooperative Oncology Group (ECOG) performance score of 0 or 1. Patients received a TKI (axitinib: 5 mg orally twice daily; or lenvatinib: 20 mg orally once daily) in combination with an immune checkpoint inhibitor (ICB) (toripalimab: 240 mg intravenously every 3 weeks; or</w:delText>
        </w:r>
      </w:del>
      <w:ins w:id="185" w:author="Gui, Chengpeng" w:date="2025-10-05T21:47:00Z">
        <w:r>
          <w:rPr>
            <w:rFonts w:ascii="Times New Roman" w:hAnsi="Times New Roman" w:cs="Times New Roman"/>
            <w:color w:val="000000" w:themeColor="text1"/>
            <ns2:textFill>
              <ns2:solidFill>
                <ns2:schemeClr ns2:val="tx1"/>
              </ns2:solidFill>
            </ns2:textFill>
          </w:rPr>
          <w:t>This group included patients with a clear-cell component who met the protocol-defined criteria for a high risk of recurrence</w:t>
        </w:r>
      </w:ins>
      <w:r>
        <w:rPr>
          <w:rFonts w:ascii="Times New Roman" w:hAnsi="Times New Roman" w:cs="Times New Roman"/>
          <w:color w:val="000000" w:themeColor="text1"/>
          <ns2:textFill>
            <ns2:solidFill>
              <ns2:schemeClr ns2:val="tx1"/>
            </ns2:solidFill>
          </ns2:textFill>
        </w:rPr>
        <w:fldChar w:fldCharType="begin">
          <w:fldData xml:space="preserve">PEVuZE5vdGU+PENpdGU+PEF1dGhvcj5DaG91ZWlyaTwvQXV0aG9yPjxZZWFyPjIwMjE8L1llYXI+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</w:fldData>
        </w:fldChar>
      </w:r>
      <w:r>
        <w:rPr>
          <w:rFonts w:ascii="Times New Roman" w:hAnsi="Times New Roman" w:cs="Times New Roman"/>
          <w:color w:val="000000" w:themeColor="text1"/>
          <ns2:textFill>
            <ns2:solidFill>
              <ns2:schemeClr ns2:val="tx1"/>
            </ns2:solidFill>
          </ns2:textFill>
        </w:rPr>
        <w:instrText xml:space="preserve"> ADDIN EN.CITE </w:instrText>
      </w:r>
      <w:r>
        <w:rPr>
          <w:rFonts w:ascii="Times New Roman" w:hAnsi="Times New Roman" w:cs="Times New Roman"/>
          <w:color w:val="000000" w:themeColor="text1"/>
          <ns2:textFill>
            <ns2:solidFill>
              <ns2:schemeClr ns2:val="tx1"/>
            </ns2:solidFill>
          </ns2:textFill>
        </w:rPr>
        <w:fldChar w:fldCharType="begin">
          <w:fldData xml:space="preserve">PEVuZE5vdGU+PENpdGU+PEF1dGhvcj5DaG91ZWlyaTwvQXV0aG9yPjxZZWFyPjIwMjE8L1llYXI+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</w:fldData>
        </w:fldChar>
      </w:r>
      <w:r>
        <w:rPr>
          <w:rFonts w:ascii="Times New Roman" w:hAnsi="Times New Roman" w:cs="Times New Roman"/>
          <w:color w:val="000000" w:themeColor="text1"/>
          <ns2:textFill>
            <ns2:solidFill>
              <ns2:schemeClr ns2:val="tx1"/>
            </ns2:solidFill>
          </ns2:textFill>
        </w:rPr>
        <w:instrText xml:space="preserve"> ADDIN EN.CITE.DATA </w:instrText>
      </w:r>
      <w:r>
        <w:rPr>
          <w:rFonts w:ascii="Times New Roman" w:hAnsi="Times New Roman" w:cs="Times New Roman"/>
          <w:color w:val="000000" w:themeColor="text1"/>
          <ns2:textFill>
            <ns2:solidFill>
              <ns2:schemeClr ns2:val="tx1"/>
            </ns2:solidFill>
          </ns2:textFill>
        </w:rPr>
        <w:fldChar w:fldCharType="end"/>
      </w:r>
      <w:r>
        <w:rPr>
          <w:rFonts w:ascii="Times New Roman" w:hAnsi="Times New Roman" w:cs="Times New Roman"/>
          <w:color w:val="000000" w:themeColor="text1"/>
          <ns2:textFill>
            <ns2:solidFill>
              <ns2:schemeClr ns2:val="tx1"/>
            </ns2:solidFill>
          </ns2:textFill>
        </w:rPr>
        <w:fldChar w:fldCharType="separate"/>
      </w:r>
      <w:r>
        <w:rPr>
          <w:rFonts w:ascii="Times New Roman" w:hAnsi="Times New Roman" w:cs="Times New Roman"/>
          <w:color w:val="000000" w:themeColor="text1"/>
          <w:vertAlign w:val="superscript"/>
          <ns2:textFill>
            <ns2:solidFill>
              <ns2:schemeClr ns2:val="tx1"/>
            </ns2:solidFill>
          </ns2:textFill>
        </w:rPr>
        <w:t>28</w:t>
      </w:r>
      <w:r>
        <w:rPr>
          <w:rFonts w:ascii="Times New Roman" w:hAnsi="Times New Roman" w:cs="Times New Roman"/>
          <w:color w:val="000000" w:themeColor="text1"/>
          <ns2:textFill>
            <ns2:solidFill>
              <ns2:schemeClr ns2:val="tx1"/>
            </ns2:solidFill>
          </ns2:textFill>
        </w:rPr>
        <w:fldChar w:fldCharType="end"/>
      </w:r>
      <w:ins w:id="186" w:author="Gui, Chengpeng" w:date="2025-10-05T21:47:00Z">
        <w:r>
          <w:rPr>
            <w:rFonts w:ascii="Times New Roman" w:hAnsi="Times New Roman" w:cs="Times New Roman"/>
            <w:color w:val="000000" w:themeColor="text1"/>
            <ns2:textFill>
              <ns2:solidFill>
                <ns2:schemeClr ns2:val="tx1"/>
              </ns2:solidFill>
            </ns2:textFill>
          </w:rPr>
          <w:t xml:space="preserve">. High-risk criteria included tumor stage 2 with nuclear grade 4 or sarcomatoid differentiation, tumor stage 3 or higher, regional lymph-node metastasis, or stage M1 with no evidence of disease (M1 NED). M1 NED status was defined as the resection of the primary tumor and solid, isolated, soft-tissue metastases following nephrectomy and metastasectomy. These patients received </w:t>
        </w:r>
      </w:ins>
      <w:del w:id="187" w:author="Gui, Chengpeng" w:date="2025-10-05T21:49:00Z">
        <w:r>
          <w:rPr>
            <w:rFonts w:ascii="Times New Roman" w:hAnsi="Times New Roman" w:cs="Times New Roman"/>
            <w:color w:val="000000" w:themeColor="text1"/>
            <ns2:textFill>
              <ns2:solidFill>
                <ns2:schemeClr ns2:val="tx1"/>
              </ns2:solidFill>
            </ns2:textFill>
          </w:rPr>
          <w:delText xml:space="preserve"> </w:delText>
        </w:r>
      </w:del>
      <w:del w:id="188" w:author="Gui, Chengpeng" w:date="2025-10-05T21:42:00Z">
        <w:r>
          <w:rPr>
            <w:rFonts w:ascii="Times New Roman" w:hAnsi="Times New Roman" w:cs="Times New Roman"/>
            <w:color w:val="000000" w:themeColor="text1"/>
            <ns2:textFill>
              <ns2:solidFill>
                <ns2:schemeClr ns2:val="tx1"/>
              </ns2:solidFill>
            </ns2:textFill>
          </w:rPr>
          <w:delText>pembrolizumab</w:delText>
        </w:r>
      </w:del>
      <w:ins w:id="189" w:author="Gui, Chengpeng" w:date="2025-10-05T21:49:00Z">
        <w:r>
          <w:rPr>
            <w:rFonts w:ascii="Times New Roman" w:hAnsi="Times New Roman" w:cs="Times New Roman"/>
            <w:color w:val="000000" w:themeColor="text1"/>
            <ns2:textFill>
              <ns2:solidFill>
                <ns2:schemeClr ns2:val="tx1"/>
              </ns2:solidFill>
            </ns2:textFill>
          </w:rPr>
          <w:t>p</w:t>
        </w:r>
      </w:ins>
      <w:ins w:id="190" w:author="Gui, Chengpeng" w:date="2025-10-05T21:42:00Z">
        <w:r>
          <w:rPr>
            <w:rFonts w:ascii="Times New Roman" w:hAnsi="Times New Roman" w:cs="Times New Roman"/>
            <w:color w:val="000000" w:themeColor="text1"/>
            <ns2:textFill>
              <ns2:solidFill>
                <ns2:schemeClr ns2:val="tx1"/>
              </ns2:solidFill>
            </ns2:textFill>
          </w:rPr>
          <w:t>embrolizumab</w:t>
        </w:r>
      </w:ins>
      <w:ins w:id="191" w:author="Gui, Chengpeng" w:date="2025-10-05T21:49:00Z">
        <w:r>
          <w:rPr>
            <w:rFonts w:ascii="Times New Roman" w:hAnsi="Times New Roman" w:cs="Times New Roman"/>
            <w:color w:val="000000" w:themeColor="text1"/>
            <ns2:textFill>
              <ns2:solidFill>
                <ns2:schemeClr ns2:val="tx1"/>
              </ns2:solidFill>
            </ns2:textFill>
          </w:rPr>
          <w:t xml:space="preserve"> </w:t>
        </w:r>
      </w:ins>
      <w:del w:id="192" w:author="Gui, Chengpeng" w:date="2025-10-05T21:49:00Z">
        <w:r>
          <w:rPr>
            <w:rFonts w:ascii="Times New Roman" w:hAnsi="Times New Roman" w:cs="Times New Roman"/>
            <w:color w:val="000000" w:themeColor="text1"/>
            <ns2:textFill>
              <ns2:solidFill>
                <ns2:schemeClr ns2:val="tx1"/>
              </ns2:solidFill>
            </ns2:textFill>
          </w:rPr>
          <w:delText xml:space="preserve">: </w:delText>
        </w:r>
      </w:del>
      <w:ins w:id="193" w:author="Gui, Chengpeng" w:date="2025-10-05T21:49:00Z">
        <w:r>
          <w:rPr>
            <w:rFonts w:ascii="Times New Roman" w:hAnsi="Times New Roman" w:cs="Times New Roman"/>
            <w:color w:val="000000" w:themeColor="text1"/>
            <ns2:textFill>
              <ns2:solidFill>
                <ns2:schemeClr ns2:val="tx1"/>
              </ns2:solidFill>
            </ns2:textFill>
          </w:rPr>
          <w:t>(</w:t>
        </w:r>
      </w:ins>
      <w:ins w:id="194" w:author="Gui, Chengpeng" w:date="2025-10-05T21:43:00Z">
        <w:r>
          <w:rPr>
            <w:rFonts w:ascii="Times New Roman" w:hAnsi="Times New Roman" w:cs="Times New Roman"/>
            <w:color w:val="000000" w:themeColor="text1"/>
            <ns2:textFill>
              <ns2:solidFill>
                <ns2:schemeClr ns2:val="tx1"/>
              </ns2:solidFill>
            </ns2:textFill>
          </w:rPr>
          <w:t>2</w:t>
        </w:r>
      </w:ins>
      <w:del w:id="195" w:author="Gui, Chengpeng" w:date="2025-10-05T21:43:00Z">
        <w:r>
          <w:rPr>
            <w:rFonts w:ascii="Times New Roman" w:hAnsi="Times New Roman" w:cs="Times New Roman"/>
            <w:color w:val="000000" w:themeColor="text1"/>
            <ns2:textFill>
              <ns2:solidFill>
                <ns2:schemeClr ns2:val="tx1"/>
              </ns2:solidFill>
            </ns2:textFill>
          </w:rPr>
          <w:delText>4</w:delText>
        </w:r>
      </w:del>
      <w:r>
        <w:rPr>
          <w:rFonts w:ascii="Times New Roman" w:hAnsi="Times New Roman" w:cs="Times New Roman"/>
          <w:color w:val="000000" w:themeColor="text1"/>
          <ns2:textFill>
            <ns2:solidFill>
              <ns2:schemeClr ns2:val="tx1"/>
            </ns2:solidFill>
          </ns2:textFill>
        </w:rPr>
        <w:t>00 mg intravenously every 3 weeks).</w:t>
      </w:r>
      <w:r>
        <w:rPr>
          <w:rFonts w:ascii="Times New Roman" w:hAnsi="Times New Roman" w:cs="Times New Roman"/>
          <w:color w:val="000000" w:themeColor="text1"/>
          <w:lang w:eastAsia="zh"/>
          <ns2:textFill>
            <ns2:solidFill>
              <ns2:schemeClr ns2:val="tx1"/>
            </ns2:solidFill>
          </ns2:textFill>
        </w:rPr>
        <w:t xml:space="preserve"> </w:t>
      </w:r>
      <w:r>
        <w:rPr>
          <w:rFonts w:ascii="Times New Roman" w:hAnsi="Times New Roman" w:cs="Times New Roman"/>
          <w:color w:val="000000" w:themeColor="text1"/>
          <ns2:textFill>
            <ns2:solidFill>
              <ns2:schemeClr ns2:val="tx1"/>
            </ns2:solidFill>
          </ns2:textFill>
        </w:rPr>
        <w:t xml:space="preserve">This cohort, consisting of </w:t>
      </w:r>
      <w:del w:id="196" w:author="Gui, Chengpeng" w:date="2025-10-05T21:53:00Z">
        <w:r>
          <w:rPr>
            <w:rFonts w:ascii="Times New Roman" w:hAnsi="Times New Roman" w:cs="Times New Roman"/>
            <w:color w:val="000000" w:themeColor="text1"/>
            <ns2:textFill>
              <ns2:solidFill>
                <ns2:schemeClr ns2:val="tx1"/>
              </ns2:solidFill>
            </ns2:textFill>
          </w:rPr>
          <w:delText xml:space="preserve">125 </w:delText>
        </w:r>
      </w:del>
      <w:ins w:id="197" w:author="Gui, Chengpeng" w:date="2025-10-05T21:53:00Z">
        <w:r>
          <w:rPr>
            <w:rFonts w:ascii="Times New Roman" w:hAnsi="Times New Roman" w:cs="Times New Roman"/>
            <w:color w:val="000000" w:themeColor="text1"/>
            <ns2:textFill>
              <ns2:solidFill>
                <ns2:schemeClr ns2:val="tx1"/>
              </ns2:solidFill>
            </ns2:textFill>
          </w:rPr>
          <w:t xml:space="preserve">143 </w:t>
        </w:r>
      </w:ins>
      <w:r>
        <w:rPr>
          <w:rFonts w:ascii="Times New Roman" w:hAnsi="Times New Roman" w:cs="Times New Roman"/>
          <w:color w:val="000000" w:themeColor="text1"/>
          <ns2:textFill>
            <ns2:solidFill>
              <ns2:schemeClr ns2:val="tx1"/>
            </ns2:solidFill>
          </ns2:textFill>
        </w:rPr>
        <w:t>patients from four clinical centers in China (</w:t>
      </w:r>
      <w:ins w:id="198" w:author="aboutDr. [2]" w:date="2025-10-07T22:32:05Z">
        <w:r>
          <w:rPr>
            <w:rFonts w:hint="eastAsia" w:ascii="Times New Roman" w:hAnsi="Times New Roman" w:cs="Times New Roman"/>
            <w:color w:val="000000" w:themeColor="text1"/>
            <w:lang w:eastAsia="zh"/>
            <ns2:textFill>
              <ns2:solidFill>
                <ns2:schemeClr ns2:val="tx1"/>
              </ns2:solidFill>
            </ns2:textFill>
          </w:rPr>
          <w:t>Table S</w:t>
        </w:r>
      </w:ins>
      <w:ins w:id="199" w:author="aboutDr. [2]" w:date="2025-10-07T22:32:20Z">
        <w:r>
          <w:rPr>
            <w:rFonts w:hint="default" w:ascii="Times New Roman" w:hAnsi="Times New Roman" w:cs="Times New Roman"/>
            <w:color w:val="000000" w:themeColor="text1"/>
            <w:lang w:val="en-US" w:eastAsia="zh"/>
            <ns2:textFill>
              <ns2:solidFill>
                <ns2:schemeClr ns2:val="tx1"/>
              </ns2:solidFill>
            </ns2:textFill>
          </w:rPr>
          <w:t>2-</w:t>
        </w:r>
      </w:ins>
      <w:ins w:id="200" w:author="aboutDr. [2]" w:date="2025-10-07T22:32:05Z">
        <w:r>
          <w:rPr>
            <w:rFonts w:hint="eastAsia" w:ascii="Times New Roman" w:hAnsi="Times New Roman" w:cs="Times New Roman"/>
            <w:color w:val="000000" w:themeColor="text1"/>
            <w:lang w:eastAsia="zh"/>
            <ns2:textFill>
              <ns2:solidFill>
                <ns2:schemeClr ns2:val="tx1"/>
              </ns2:solidFill>
            </ns2:textFill>
          </w:rPr>
          <w:t>4</w:t>
        </w:r>
      </w:ins>
      <w:ins w:id="201" w:author="aboutDr. [2]" w:date="2025-10-07T23:27:30Z">
        <w:r>
          <w:rPr>
            <w:rFonts w:hint="default" w:ascii="Times New Roman" w:hAnsi="Times New Roman" w:cs="Times New Roman"/>
            <w:color w:val="000000" w:themeColor="text1"/>
            <w:lang w:val="en-US" w:eastAsia="zh"/>
            <ns2:textFill>
              <ns2:solidFill>
                <ns2:schemeClr ns2:val="tx1"/>
              </ns2:solidFill>
            </ns2:textFill>
          </w:rPr>
          <w:t>:</w:t>
        </w:r>
      </w:ins>
      <w:ins w:id="202" w:author="aboutDr. [2]" w:date="2025-10-07T22:32:06Z">
        <w:r>
          <w:rPr>
            <w:rFonts w:hint="default" w:ascii="Times New Roman" w:hAnsi="Times New Roman" w:cs="Times New Roman"/>
            <w:color w:val="000000" w:themeColor="text1"/>
            <w:lang w:val="en-US" w:eastAsia="zh"/>
            <ns2:textFill>
              <ns2:solidFill>
                <ns2:schemeClr ns2:val="tx1"/>
              </ns2:solidFill>
            </ns2:textFill>
          </w:rPr>
          <w:t xml:space="preserve"> </w:t>
        </w:r>
      </w:ins>
      <w:ins w:id="203" w:author="aboutDr. [2]" w:date="2025-10-07T23:35:21Z">
        <w:r>
          <w:rPr>
            <w:rFonts w:hint="default" w:ascii="Times New Roman" w:hAnsi="Times New Roman" w:cs="Times New Roman"/>
            <w:color w:val="000000" w:themeColor="text1"/>
            <w:lang w:val="en-US" w:eastAsia="zh"/>
            <ns2:textFill>
              <ns2:solidFill>
                <ns2:schemeClr ns2:val="tx1"/>
              </ns2:solidFill>
            </ns2:textFill>
          </w:rPr>
          <w:t>a</w:t>
        </w:r>
      </w:ins>
      <w:del w:id="204" w:author="aboutDr. [2]" w:date="2025-10-07T23:35:21Z">
        <w:r>
          <w:rPr>
            <w:rFonts w:ascii="Times New Roman" w:hAnsi="Times New Roman" w:cs="Times New Roman"/>
            <w:color w:val="000000" w:themeColor="text1"/>
            <ns2:textFill>
              <ns2:solidFill>
                <ns2:schemeClr ns2:val="tx1"/>
              </ns2:solidFill>
            </ns2:textFill>
          </w:rPr>
          <w:delText>A</w:delText>
        </w:r>
      </w:del>
      <w:r>
        <w:rPr>
          <w:rFonts w:ascii="Times New Roman" w:hAnsi="Times New Roman" w:cs="Times New Roman"/>
          <w:color w:val="000000" w:themeColor="text1"/>
          <ns2:textFill>
            <ns2:solidFill>
              <ns2:schemeClr ns2:val="tx1"/>
            </ns2:solidFill>
          </ns2:textFill>
        </w:rPr>
        <w:t>ppendix pp</w:t>
      </w:r>
      <w:del w:id="205" w:author="aboutDr. [2]" w:date="2025-10-07T22:32:27Z">
        <w:r>
          <w:rPr>
            <w:rFonts w:ascii="Times New Roman" w:hAnsi="Times New Roman" w:cs="Times New Roman"/>
            <w:color w:val="000000" w:themeColor="text1"/>
            <ns2:textFill>
              <ns2:solidFill>
                <ns2:schemeClr ns2:val="tx1"/>
              </ns2:solidFill>
            </ns2:textFill>
          </w:rPr>
          <w:delText xml:space="preserve"> </w:delText>
        </w:r>
      </w:del>
      <w:del w:id="206" w:author="aboutDr. [2]" w:date="2025-10-07T22:31:31Z">
        <w:r>
          <w:rPr>
            <w:rFonts w:hint="default" w:ascii="Times New Roman" w:hAnsi="Times New Roman" w:cs="Times New Roman"/>
            <w:color w:val="000000" w:themeColor="text1"/>
            <w:lang w:val="en-US"/>
            <ns2:textFill>
              <ns2:solidFill>
                <ns2:schemeClr ns2:val="tx1"/>
              </ns2:solidFill>
            </ns2:textFill>
          </w:rPr>
          <w:delText>17</w:delText>
        </w:r>
      </w:del>
      <w:ins w:id="207" w:author="aboutDr." w:date="2025-10-06T13:56:00Z">
        <w:del w:id="208" w:author="aboutDr. [2]" w:date="2025-10-07T22:31:31Z">
          <w:r>
            <w:rPr>
              <w:rFonts w:hint="default" w:ascii="Times New Roman" w:hAnsi="Times New Roman" w:cs="Times New Roman"/>
              <w:color w:val="000000" w:themeColor="text1"/>
              <w:lang w:val="en-US"/>
              <ns2:textFill>
                <ns2:solidFill>
                  <ns2:schemeClr ns2:val="tx1"/>
                </ns2:solidFill>
              </ns2:textFill>
            </w:rPr>
            <w:delText>8</w:delText>
          </w:r>
        </w:del>
      </w:ins>
      <w:ins w:id="209" w:author="aboutDr. [2]" w:date="2025-10-07T22:31:31Z">
        <w:r>
          <w:rPr>
            <w:rFonts w:hint="default" w:ascii="Times New Roman" w:hAnsi="Times New Roman" w:cs="Times New Roman"/>
            <w:color w:val="000000" w:themeColor="text1"/>
            <w:lang w:val="en-US"/>
            <ns2:textFill>
              <ns2:solidFill>
                <ns2:schemeClr ns2:val="tx1"/>
              </ns2:solidFill>
            </ns2:textFill>
          </w:rPr>
          <w:t>2</w:t>
        </w:r>
      </w:ins>
      <w:ins w:id="210" w:author="aboutDr. [2]" w:date="2025-10-07T22:31:32Z">
        <w:r>
          <w:rPr>
            <w:rFonts w:hint="default" w:ascii="Times New Roman" w:hAnsi="Times New Roman" w:cs="Times New Roman"/>
            <w:color w:val="000000" w:themeColor="text1"/>
            <w:lang w:val="en-US"/>
            <ns2:textFill>
              <ns2:solidFill>
                <ns2:schemeClr ns2:val="tx1"/>
              </ns2:solidFill>
            </ns2:textFill>
          </w:rPr>
          <w:t>0</w:t>
        </w:r>
      </w:ins>
      <w:r>
        <w:rPr>
          <w:rFonts w:ascii="Times New Roman" w:hAnsi="Times New Roman" w:cs="Times New Roman"/>
          <w:color w:val="000000" w:themeColor="text1"/>
          <ns2:textFill>
            <ns2:solidFill>
              <ns2:schemeClr ns2:val="tx1"/>
            </ns2:solidFill>
          </ns2:textFill>
        </w:rPr>
        <w:t>-</w:t>
      </w:r>
      <w:ins w:id="211" w:author="aboutDr." w:date="2025-10-06T13:56:00Z">
        <w:r>
          <w:rPr>
            <w:rFonts w:ascii="Times New Roman" w:hAnsi="Times New Roman" w:cs="Times New Roman"/>
            <w:color w:val="000000" w:themeColor="text1"/>
            <ns2:textFill>
              <ns2:solidFill>
                <ns2:schemeClr ns2:val="tx1"/>
              </ns2:solidFill>
            </ns2:textFill>
          </w:rPr>
          <w:t>2</w:t>
        </w:r>
      </w:ins>
      <w:ins w:id="212" w:author="aboutDr." w:date="2025-10-06T13:56:00Z">
        <w:del w:id="213" w:author="aboutDr. [2]" w:date="2025-10-07T22:31:35Z">
          <w:r>
            <w:rPr>
              <w:rFonts w:hint="default" w:ascii="Times New Roman" w:hAnsi="Times New Roman" w:cs="Times New Roman"/>
              <w:color w:val="000000" w:themeColor="text1"/>
              <w:lang w:val="en-US"/>
              <ns2:textFill>
                <ns2:solidFill>
                  <ns2:schemeClr ns2:val="tx1"/>
                </ns2:solidFill>
              </ns2:textFill>
            </w:rPr>
            <w:delText>0</w:delText>
          </w:r>
        </w:del>
      </w:ins>
      <w:ins w:id="214" w:author="aboutDr. [2]" w:date="2025-10-07T22:31:35Z">
        <w:r>
          <w:rPr>
            <w:rFonts w:hint="default" w:ascii="Times New Roman" w:hAnsi="Times New Roman" w:cs="Times New Roman"/>
            <w:color w:val="000000" w:themeColor="text1"/>
            <w:lang w:val="en-US"/>
            <ns2:textFill>
              <ns2:solidFill>
                <ns2:schemeClr ns2:val="tx1"/>
              </ns2:solidFill>
            </ns2:textFill>
          </w:rPr>
          <w:t>2</w:t>
        </w:r>
      </w:ins>
      <w:del w:id="215" w:author="aboutDr." w:date="2025-10-06T13:56:00Z">
        <w:r>
          <w:rPr>
            <w:rFonts w:ascii="Times New Roman" w:hAnsi="Times New Roman" w:cs="Times New Roman"/>
            <w:color w:val="000000" w:themeColor="text1"/>
            <ns2:textFill>
              <ns2:solidFill>
                <ns2:schemeClr ns2:val="tx1"/>
              </ns2:solidFill>
            </ns2:textFill>
          </w:rPr>
          <w:delText>19</w:delText>
        </w:r>
      </w:del>
      <w:r>
        <w:rPr>
          <w:rFonts w:ascii="Times New Roman" w:hAnsi="Times New Roman" w:cs="Times New Roman"/>
          <w:color w:val="000000" w:themeColor="text1"/>
          <ns2:textFill>
            <ns2:solidFill>
              <ns2:schemeClr ns2:val="tx1"/>
            </ns2:solidFill>
          </ns2:textFill>
        </w:rPr>
        <w:t>), was utilized to evaluate the predictive performance of MRSS 2.0 for treatment outcomes with sunitinib</w:t>
      </w:r>
      <w:del w:id="216" w:author="aboutDr." w:date="2025-10-06T13:57:00Z">
        <w:r>
          <w:rPr>
            <w:rFonts w:ascii="Times New Roman" w:hAnsi="Times New Roman" w:cs="Times New Roman"/>
            <w:color w:val="000000" w:themeColor="text1"/>
            <ns2:textFill>
              <ns2:solidFill>
                <ns2:schemeClr ns2:val="tx1"/>
              </ns2:solidFill>
            </ns2:textFill>
          </w:rPr>
          <w:delText>,</w:delText>
        </w:r>
      </w:del>
      <w:r>
        <w:rPr>
          <w:rFonts w:ascii="Times New Roman" w:hAnsi="Times New Roman" w:cs="Times New Roman"/>
          <w:color w:val="000000" w:themeColor="text1"/>
          <ns2:textFill>
            <ns2:solidFill>
              <ns2:schemeClr ns2:val="tx1"/>
            </ns2:solidFill>
          </ns2:textFill>
        </w:rPr>
        <w:t xml:space="preserve"> </w:t>
      </w:r>
      <w:del w:id="217" w:author="Gui, Chengpeng" w:date="2025-10-05T21:50:00Z">
        <w:r>
          <w:rPr>
            <w:rFonts w:ascii="Times New Roman" w:hAnsi="Times New Roman" w:cs="Times New Roman"/>
            <w:color w:val="000000" w:themeColor="text1"/>
            <ns2:textFill>
              <ns2:solidFill>
                <ns2:schemeClr ns2:val="tx1"/>
              </ns2:solidFill>
            </ns2:textFill>
          </w:rPr>
          <w:delText xml:space="preserve">axitinib-toripalimab/pembrolizumab, </w:delText>
        </w:r>
      </w:del>
      <w:r>
        <w:rPr>
          <w:rFonts w:ascii="Times New Roman" w:hAnsi="Times New Roman" w:cs="Times New Roman"/>
          <w:color w:val="000000" w:themeColor="text1"/>
          <ns2:textFill>
            <ns2:solidFill>
              <ns2:schemeClr ns2:val="tx1"/>
            </ns2:solidFill>
          </ns2:textFill>
        </w:rPr>
        <w:t>or</w:t>
      </w:r>
      <w:del w:id="218" w:author="Gui, Chengpeng" w:date="2025-10-05T21:50:00Z">
        <w:r>
          <w:rPr>
            <w:rFonts w:ascii="Times New Roman" w:hAnsi="Times New Roman" w:cs="Times New Roman"/>
            <w:color w:val="000000" w:themeColor="text1"/>
            <ns2:textFill>
              <ns2:solidFill>
                <ns2:schemeClr ns2:val="tx1"/>
              </ns2:solidFill>
            </ns2:textFill>
          </w:rPr>
          <w:delText xml:space="preserve"> lenvatinib-</w:delText>
        </w:r>
      </w:del>
      <w:ins w:id="219" w:author="Gui, Chengpeng" w:date="2025-10-05T21:50:00Z">
        <w:r>
          <w:rPr>
            <w:rFonts w:ascii="Times New Roman" w:hAnsi="Times New Roman" w:cs="Times New Roman"/>
            <w:color w:val="000000" w:themeColor="text1"/>
            <ns2:textFill>
              <ns2:solidFill>
                <ns2:schemeClr ns2:val="tx1"/>
              </ns2:solidFill>
            </ns2:textFill>
          </w:rPr>
          <w:t xml:space="preserve"> </w:t>
        </w:r>
      </w:ins>
      <w:r>
        <w:rPr>
          <w:rFonts w:ascii="Times New Roman" w:hAnsi="Times New Roman" w:cs="Times New Roman"/>
          <w:color w:val="000000" w:themeColor="text1"/>
          <ns2:textFill>
            <ns2:solidFill>
              <ns2:schemeClr ns2:val="tx1"/>
            </ns2:solidFill>
          </ns2:textFill>
        </w:rPr>
        <w:t>pembrolizumab.</w:t>
      </w:r>
      <w:r>
        <w:rPr>
          <w:rFonts w:ascii="Times New Roman" w:hAnsi="Times New Roman" w:cs="Times New Roman"/>
          <w:color w:val="000000" w:themeColor="text1"/>
          <w:lang w:eastAsia="zh"/>
          <ns2:textFill>
            <ns2:solidFill>
              <ns2:schemeClr ns2:val="tx1"/>
            </ns2:solidFill>
          </ns2:textFill>
        </w:rPr>
        <w:t xml:space="preserve"> </w:t>
      </w:r>
      <w:r>
        <w:rPr>
          <w:rFonts w:ascii="Times New Roman" w:hAnsi="Times New Roman" w:cs="Times New Roman"/>
          <w:color w:val="000000" w:themeColor="text1"/>
          <ns2:textFill>
            <ns2:solidFill>
              <ns2:schemeClr ns2:val="tx1"/>
            </ns2:solidFill>
          </ns2:textFill>
        </w:rPr>
        <w:t>Patients were sampled between J</w:t>
      </w:r>
      <w:r>
        <w:rPr>
          <w:rFonts w:ascii="Times New Roman" w:hAnsi="Times New Roman" w:cs="Times New Roman"/>
          <w:color w:val="000000" w:themeColor="text1"/>
          <w:lang w:eastAsia="zh"/>
          <ns2:textFill>
            <ns2:solidFill>
              <ns2:schemeClr ns2:val="tx1"/>
            </ns2:solidFill>
          </ns2:textFill>
        </w:rPr>
        <w:t>anuary</w:t>
      </w:r>
      <w:r>
        <w:rPr>
          <w:rFonts w:ascii="Times New Roman" w:hAnsi="Times New Roman" w:cs="Times New Roman"/>
          <w:color w:val="000000" w:themeColor="text1"/>
          <ns2:textFill>
            <ns2:solidFill>
              <ns2:schemeClr ns2:val="tx1"/>
            </ns2:solidFill>
          </ns2:textFill>
        </w:rPr>
        <w:t xml:space="preserve"> 1, </w:t>
      </w:r>
      <w:del w:id="220" w:author="Gui, Chengpeng" w:date="2025-10-05T21:55:00Z">
        <w:r>
          <w:rPr>
            <w:rFonts w:ascii="Times New Roman" w:hAnsi="Times New Roman" w:cs="Times New Roman"/>
            <w:color w:val="000000" w:themeColor="text1"/>
            <ns2:textFill>
              <ns2:solidFill>
                <ns2:schemeClr ns2:val="tx1"/>
              </ns2:solidFill>
            </ns2:textFill>
          </w:rPr>
          <w:delText>201</w:delText>
        </w:r>
      </w:del>
      <w:del w:id="221" w:author="Gui, Chengpeng" w:date="2025-10-05T21:55:00Z">
        <w:r>
          <w:rPr>
            <w:rFonts w:ascii="Times New Roman" w:hAnsi="Times New Roman" w:cs="Times New Roman"/>
            <w:color w:val="000000" w:themeColor="text1"/>
            <w:lang w:eastAsia="zh"/>
            <ns2:textFill>
              <ns2:solidFill>
                <ns2:schemeClr ns2:val="tx1"/>
              </ns2:solidFill>
            </ns2:textFill>
          </w:rPr>
          <w:delText>8</w:delText>
        </w:r>
      </w:del>
      <w:ins w:id="222" w:author="Gui, Chengpeng" w:date="2025-10-05T21:55:00Z">
        <w:r>
          <w:rPr>
            <w:rFonts w:ascii="Times New Roman" w:hAnsi="Times New Roman" w:cs="Times New Roman"/>
            <w:color w:val="000000" w:themeColor="text1"/>
            <ns2:textFill>
              <ns2:solidFill>
                <ns2:schemeClr ns2:val="tx1"/>
              </ns2:solidFill>
            </ns2:textFill>
          </w:rPr>
          <w:t>201</w:t>
        </w:r>
      </w:ins>
      <w:ins w:id="223" w:author="Gui, Chengpeng" w:date="2025-10-05T21:55:00Z">
        <w:r>
          <w:rPr>
            <w:rFonts w:ascii="Times New Roman" w:hAnsi="Times New Roman" w:cs="Times New Roman"/>
            <w:color w:val="000000" w:themeColor="text1"/>
            <w:lang w:eastAsia="zh"/>
            <ns2:textFill>
              <ns2:solidFill>
                <ns2:schemeClr ns2:val="tx1"/>
              </ns2:solidFill>
            </ns2:textFill>
          </w:rPr>
          <w:t>3</w:t>
        </w:r>
      </w:ins>
      <w:r>
        <w:rPr>
          <w:rFonts w:ascii="Times New Roman" w:hAnsi="Times New Roman" w:cs="Times New Roman"/>
          <w:color w:val="000000" w:themeColor="text1"/>
          <ns2:textFill>
            <ns2:solidFill>
              <ns2:schemeClr ns2:val="tx1"/>
            </ns2:solidFill>
          </ns2:textFill>
        </w:rPr>
        <w:t xml:space="preserve">, and December 31, </w:t>
      </w:r>
      <w:del w:id="224" w:author="Gui, Chengpeng" w:date="2025-10-05T21:55:00Z">
        <w:r>
          <w:rPr>
            <w:rFonts w:ascii="Times New Roman" w:hAnsi="Times New Roman" w:cs="Times New Roman"/>
            <w:color w:val="000000" w:themeColor="text1"/>
            <ns2:textFill>
              <ns2:solidFill>
                <ns2:schemeClr ns2:val="tx1"/>
              </ns2:solidFill>
            </ns2:textFill>
          </w:rPr>
          <w:delText>2023</w:delText>
        </w:r>
      </w:del>
      <w:ins w:id="225" w:author="Gui, Chengpeng" w:date="2025-10-05T21:55:00Z">
        <w:r>
          <w:rPr>
            <w:rFonts w:ascii="Times New Roman" w:hAnsi="Times New Roman" w:cs="Times New Roman"/>
            <w:color w:val="000000" w:themeColor="text1"/>
            <ns2:textFill>
              <ns2:solidFill>
                <ns2:schemeClr ns2:val="tx1"/>
              </ns2:solidFill>
            </ns2:textFill>
          </w:rPr>
          <w:t>2024</w:t>
        </w:r>
      </w:ins>
      <w:r>
        <w:rPr>
          <w:rFonts w:ascii="Times New Roman" w:hAnsi="Times New Roman" w:cs="Times New Roman"/>
          <w:color w:val="000000" w:themeColor="text1"/>
          <ns2:textFill>
            <ns2:solidFill>
              <ns2:schemeClr ns2:val="tx1"/>
            </ns2:solidFill>
          </ns2:textFill>
        </w:rPr>
        <w:t>. Inclusion criteria were: (1) treatment with TKI</w:t>
      </w:r>
      <w:r>
        <w:rPr>
          <w:rFonts w:ascii="Times New Roman" w:hAnsi="Times New Roman" w:cs="Times New Roman"/>
          <w:color w:val="000000" w:themeColor="text1"/>
          <w:lang w:eastAsia="zh"/>
          <ns2:textFill>
            <ns2:solidFill>
              <ns2:schemeClr ns2:val="tx1"/>
            </ns2:solidFill>
          </ns2:textFill>
        </w:rPr>
        <w:t xml:space="preserve"> </w:t>
      </w:r>
      <w:r>
        <w:rPr>
          <w:rFonts w:ascii="Times New Roman" w:hAnsi="Times New Roman" w:cs="Times New Roman"/>
          <w:color w:val="000000" w:themeColor="text1"/>
          <ns2:textFill>
            <ns2:solidFill>
              <ns2:schemeClr ns2:val="tx1"/>
            </ns2:solidFill>
          </ns2:textFill>
        </w:rPr>
        <w:t xml:space="preserve">or </w:t>
      </w:r>
      <w:del w:id="226" w:author="Gui, Chengpeng" w:date="2025-10-05T21:52:00Z">
        <w:r>
          <w:rPr>
            <w:rFonts w:ascii="Times New Roman" w:hAnsi="Times New Roman" w:cs="Times New Roman"/>
            <w:color w:val="000000" w:themeColor="text1"/>
            <ns2:textFill>
              <ns2:solidFill>
                <ns2:schemeClr ns2:val="tx1"/>
              </ns2:solidFill>
            </ns2:textFill>
          </w:rPr>
          <w:delText>TKI-</w:delText>
        </w:r>
      </w:del>
      <w:r>
        <w:rPr>
          <w:rFonts w:ascii="Times New Roman" w:hAnsi="Times New Roman" w:cs="Times New Roman"/>
          <w:color w:val="000000" w:themeColor="text1"/>
          <ns2:textFill>
            <ns2:solidFill>
              <ns2:schemeClr ns2:val="tx1"/>
            </ns2:solidFill>
          </ns2:textFill>
        </w:rPr>
        <w:t>ICB, (2) availability of a surgical tumor sample prior to treatment initiation, and (3) availability of follow-up data on progression</w:t>
      </w:r>
      <w:r>
        <w:rPr>
          <w:rFonts w:ascii="Times New Roman" w:hAnsi="Times New Roman" w:cs="Times New Roman"/>
          <w:color w:val="000000" w:themeColor="text1"/>
          <w:lang w:eastAsia="zh"/>
          <ns2:textFill>
            <ns2:solidFill>
              <ns2:schemeClr ns2:val="tx1"/>
            </ns2:solidFill>
          </ns2:textFill>
        </w:rPr>
        <w:t xml:space="preserve"> and survival</w:t>
      </w:r>
      <w:r>
        <w:rPr>
          <w:rFonts w:ascii="Times New Roman" w:hAnsi="Times New Roman" w:cs="Times New Roman"/>
          <w:color w:val="000000" w:themeColor="text1"/>
          <ns2:textFill>
            <ns2:solidFill>
              <ns2:schemeClr ns2:val="tx1"/>
            </ns2:solidFill>
          </ns2:textFill>
        </w:rPr>
        <w:t>. Radiological responses were assessed in each center according to the Response Evaluation Criteria in Solid Tumors (version 1.1).</w:t>
      </w:r>
      <w:r>
        <w:rPr>
          <w:rFonts w:ascii="Times New Roman" w:hAnsi="Times New Roman" w:cs="Times New Roman"/>
          <w:color w:val="000000" w:themeColor="text1"/>
          <w:lang w:eastAsia="zh"/>
          <ns2:textFill>
            <ns2:solidFill>
              <ns2:schemeClr ns2:val="tx1"/>
            </ns2:solidFill>
          </ns2:textFill>
        </w:rPr>
        <w:t xml:space="preserve"> To ensure balanced baseline characteristics, propensity score matching was applied between patients with and without adjuvant sunitinib therapy (</w:t>
      </w:r>
      <w:ins w:id="227" w:author="aboutDr. [2]" w:date="2025-10-07T22:31:13Z">
        <w:r>
          <w:rPr>
            <w:rFonts w:hint="eastAsia" w:ascii="Times New Roman" w:hAnsi="Times New Roman" w:cs="Times New Roman"/>
            <w:color w:val="000000" w:themeColor="text1"/>
            <w:lang w:eastAsia="zh"/>
            <ns2:textFill>
              <ns2:solidFill>
                <ns2:schemeClr ns2:val="tx1"/>
              </ns2:solidFill>
            </ns2:textFill>
          </w:rPr>
          <w:t>Table S4</w:t>
        </w:r>
      </w:ins>
      <w:ins w:id="228" w:author="aboutDr. [2]" w:date="2025-10-07T23:27:35Z">
        <w:r>
          <w:rPr>
            <w:rFonts w:hint="default" w:ascii="Times New Roman" w:hAnsi="Times New Roman" w:cs="Times New Roman"/>
            <w:color w:val="000000" w:themeColor="text1"/>
            <w:lang w:val="en-US" w:eastAsia="zh"/>
            <ns2:textFill>
              <ns2:solidFill>
                <ns2:schemeClr ns2:val="tx1"/>
              </ns2:solidFill>
            </ns2:textFill>
          </w:rPr>
          <w:t>:</w:t>
        </w:r>
      </w:ins>
      <w:ins w:id="229" w:author="aboutDr. [2]" w:date="2025-10-07T22:31:15Z">
        <w:r>
          <w:rPr>
            <w:rFonts w:hint="default" w:ascii="Times New Roman" w:hAnsi="Times New Roman" w:cs="Times New Roman"/>
            <w:color w:val="000000" w:themeColor="text1"/>
            <w:lang w:val="en-US" w:eastAsia="zh"/>
            <ns2:textFill>
              <ns2:solidFill>
                <ns2:schemeClr ns2:val="tx1"/>
              </ns2:solidFill>
            </ns2:textFill>
          </w:rPr>
          <w:t xml:space="preserve"> </w:t>
        </w:r>
      </w:ins>
      <w:del w:id="230" w:author="aboutDr. [2]" w:date="2025-10-07T22:31:24Z">
        <w:r>
          <w:rPr>
            <w:rFonts w:hint="default" w:ascii="Times New Roman" w:hAnsi="Times New Roman" w:cs="Times New Roman"/>
            <w:color w:val="000000" w:themeColor="text1"/>
            <w:lang w:val="en-US" w:eastAsia="zh"/>
            <ns2:textFill>
              <ns2:solidFill>
                <ns2:schemeClr ns2:val="tx1"/>
              </ns2:solidFill>
            </ns2:textFill>
          </w:rPr>
          <w:delText>a</w:delText>
        </w:r>
      </w:del>
      <w:ins w:id="231" w:author="aboutDr. [2]" w:date="2025-10-07T23:35:24Z">
        <w:r>
          <w:rPr>
            <w:rFonts w:hint="default" w:ascii="Times New Roman" w:hAnsi="Times New Roman" w:cs="Times New Roman"/>
            <w:color w:val="000000" w:themeColor="text1"/>
            <w:lang w:val="en-US" w:eastAsia="zh"/>
            <ns2:textFill>
              <ns2:solidFill>
                <ns2:schemeClr ns2:val="tx1"/>
              </ns2:solidFill>
            </ns2:textFill>
          </w:rPr>
          <w:t>a</w:t>
        </w:r>
      </w:ins>
      <w:r>
        <w:rPr>
          <w:rFonts w:ascii="Times New Roman" w:hAnsi="Times New Roman" w:cs="Times New Roman"/>
          <w:color w:val="000000" w:themeColor="text1"/>
          <w:lang w:eastAsia="zh"/>
          <ns2:textFill>
            <ns2:solidFill>
              <ns2:schemeClr ns2:val="tx1"/>
            </ns2:solidFill>
          </ns2:textFill>
        </w:rPr>
        <w:t>ppendix p</w:t>
      </w:r>
      <w:del w:id="232" w:author="aboutDr. [2]" w:date="2025-10-07T22:31:19Z">
        <w:r>
          <w:rPr>
            <w:rFonts w:ascii="Times New Roman" w:hAnsi="Times New Roman" w:cs="Times New Roman"/>
            <w:color w:val="000000" w:themeColor="text1"/>
            <w:lang w:eastAsia="zh"/>
            <ns2:textFill>
              <ns2:solidFill>
                <ns2:schemeClr ns2:val="tx1"/>
              </ns2:solidFill>
            </ns2:textFill>
          </w:rPr>
          <w:delText xml:space="preserve"> </w:delText>
        </w:r>
      </w:del>
      <w:del w:id="233" w:author="aboutDr." w:date="2025-10-06T13:58:00Z">
        <w:r>
          <w:rPr>
            <w:rFonts w:ascii="Times New Roman" w:hAnsi="Times New Roman" w:cs="Times New Roman"/>
            <w:color w:val="000000" w:themeColor="text1"/>
            <w:lang w:eastAsia="zh"/>
            <ns2:textFill>
              <ns2:solidFill>
                <ns2:schemeClr ns2:val="tx1"/>
              </ns2:solidFill>
            </ns2:textFill>
          </w:rPr>
          <w:delText>19</w:delText>
        </w:r>
      </w:del>
      <w:ins w:id="234" w:author="aboutDr." w:date="2025-10-06T13:58:00Z">
        <w:r>
          <w:rPr>
            <w:rFonts w:ascii="Times New Roman" w:hAnsi="Times New Roman" w:cs="Times New Roman"/>
            <w:color w:val="000000" w:themeColor="text1"/>
            <w:lang w:eastAsia="zh"/>
            <ns2:textFill>
              <ns2:solidFill>
                <ns2:schemeClr ns2:val="tx1"/>
              </ns2:solidFill>
            </ns2:textFill>
          </w:rPr>
          <w:t>2</w:t>
        </w:r>
      </w:ins>
      <w:ins w:id="235" w:author="aboutDr." w:date="2025-10-06T13:58:00Z">
        <w:del w:id="236" w:author="aboutDr. [2]" w:date="2025-10-07T22:30:57Z">
          <w:r>
            <w:rPr>
              <w:rFonts w:hint="default" w:ascii="Times New Roman" w:hAnsi="Times New Roman" w:cs="Times New Roman"/>
              <w:color w:val="000000" w:themeColor="text1"/>
              <w:lang w:val="en-US" w:eastAsia="zh"/>
              <ns2:textFill>
                <ns2:solidFill>
                  <ns2:schemeClr ns2:val="tx1"/>
                </ns2:solidFill>
              </ns2:textFill>
            </w:rPr>
            <w:delText>0</w:delText>
          </w:r>
        </w:del>
      </w:ins>
      <w:ins w:id="237" w:author="aboutDr. [2]" w:date="2025-10-07T22:30:57Z">
        <w:r>
          <w:rPr>
            <w:rFonts w:hint="default" w:ascii="Times New Roman" w:hAnsi="Times New Roman" w:cs="Times New Roman"/>
            <w:color w:val="000000" w:themeColor="text1"/>
            <w:lang w:val="en-US" w:eastAsia="zh"/>
            <ns2:textFill>
              <ns2:solidFill>
                <ns2:schemeClr ns2:val="tx1"/>
              </ns2:solidFill>
            </ns2:textFill>
          </w:rPr>
          <w:t>2</w:t>
        </w:r>
      </w:ins>
      <w:r>
        <w:rPr>
          <w:rFonts w:ascii="Times New Roman" w:hAnsi="Times New Roman" w:cs="Times New Roman"/>
          <w:color w:val="000000" w:themeColor="text1"/>
          <w:lang w:eastAsia="zh"/>
          <ns2:textFill>
            <ns2:solidFill>
              <ns2:schemeClr ns2:val="tx1"/>
            </ns2:solidFill>
          </ns2:textFill>
        </w:rPr>
        <w:t>)</w:t>
      </w:r>
      <w:r>
        <w:rPr>
          <w:rFonts w:ascii="Times New Roman" w:hAnsi="Times New Roman" w:cs="Times New Roman"/>
          <w:color w:val="000000" w:themeColor="text1"/>
          <w:lang w:eastAsia="zh"/>
          <ns2:textFill>
            <ns2:solidFill>
              <ns2:schemeClr ns2:val="tx1"/>
            </ns2:solidFill>
          </ns2:textFill>
        </w:rPr>
        <w:fldChar w:fldCharType="begin"/>
      </w:r>
      <w:r>
        <w:rPr>
          <w:rFonts w:ascii="Times New Roman" w:hAnsi="Times New Roman" w:cs="Times New Roman"/>
          <w:color w:val="000000" w:themeColor="text1"/>
          <w:lang w:eastAsia="zh"/>
          <ns2:textFill>
            <ns2:solidFill>
              <ns2:schemeClr ns2:val="tx1"/>
            </ns2:solidFill>
          </ns2:textFill>
        </w:rPr>
        <w:instrText xml:space="preserve"> ADDIN EN.CITE &lt;EndNote&gt;&lt;Cite&gt;&lt;Author&gt;Liang&lt;/Author&gt;&lt;Year&gt;2021&lt;/Year&gt;&lt;RecNum&gt;44&lt;/RecNum&gt;&lt;DisplayText&gt;&lt;style face="superscript"&gt;29&lt;/style&gt;&lt;/DisplayText&gt;&lt;record&gt;&lt;rec-number&gt;44&lt;/rec-number&gt;&lt;foreign-keys&gt;&lt;key app="EN" db-id="sevvd5tavf5w51es25ep0sfb9dte0rz5vfxz" timestamp="1737992618"&gt;44&lt;/key&gt;&lt;/foreign-keys&gt;&lt;ref-type name="Journal Article"&gt;17&lt;/ref-type&gt;&lt;contributors&gt;&lt;authors&gt;&lt;author&gt;Liang, J.&lt;/author&gt;&lt;author&gt;Hu, Z.&lt;/author&gt;&lt;author&gt;Zhan, C.&lt;/author&gt;&lt;author&gt;Wang, Q.&lt;/author&gt;&lt;/authors&gt;&lt;/contributors&gt;&lt;auth-address&gt;Department of Thoracic Surgery, Zhongshan Hospital, Fudan University, Shanghai, People&amp;apos;s Republic of China.&amp;#xD;Department of Thoracic Surgery, Zhongshan Hospital, Fudan University, Shanghai, People&amp;apos;s Republic of China. Electronic address: czhan10@fudan.edu.cn.&lt;/auth-address&gt;&lt;titles&gt;&lt;title&gt;Using Propensity Score Matching to Balance the Baseline Characteristics&lt;/title&gt;&lt;secondary-title&gt;J Thorac Oncol&lt;/secondary-title&gt;&lt;/titles&gt;&lt;periodical&gt;&lt;full-title&gt;J Thorac Oncol&lt;/full-title&gt;&lt;/periodical&gt;&lt;pages&gt;e45-e46&lt;/pages&gt;&lt;volume&gt;16&lt;/volume&gt;&lt;number&gt;6&lt;/number&gt;&lt;keywords&gt;&lt;keyword&gt;Humans&lt;/keyword&gt;&lt;keyword&gt;*Lung Neoplasms&lt;/keyword&gt;&lt;keyword&gt;Propensity Score&lt;/keyword&gt;&lt;/keywords&gt;&lt;dates&gt;&lt;year&gt;2021&lt;/year&gt;&lt;pub-dates&gt;&lt;date&gt;Jun&lt;/date&gt;&lt;/pub-dates&gt;&lt;/dates&gt;&lt;isbn&gt;1556-1380 (Electronic)&amp;#xD;1556-0864 (Linking)&lt;/isbn&gt;&lt;accession-num&gt;34034891&lt;/accession-num&gt;&lt;urls&gt;&lt;related-urls&gt;&lt;url&gt;https://www.ncbi.nlm.nih.gov/pubmed/34034891&lt;/url&gt;&lt;/related-urls&gt;&lt;/urls&gt;&lt;electronic-resource-num&gt;10.1016/j.jtho.2020.11.030&lt;/electronic-resource-num&gt;&lt;/record&gt;&lt;/Cite&gt;&lt;/EndNote&gt;</w:instrText>
      </w:r>
      <w:r>
        <w:rPr>
          <w:rFonts w:ascii="Times New Roman" w:hAnsi="Times New Roman" w:cs="Times New Roman"/>
          <w:color w:val="000000" w:themeColor="text1"/>
          <w:lang w:eastAsia="zh"/>
          <ns2:textFill>
            <ns2:solidFill>
              <ns2:schemeClr ns2:val="tx1"/>
            </ns2:solidFill>
          </ns2:textFill>
        </w:rPr>
        <w:fldChar w:fldCharType="separate"/>
      </w:r>
      <w:r>
        <w:rPr>
          <w:rFonts w:ascii="Times New Roman" w:hAnsi="Times New Roman" w:cs="Times New Roman"/>
          <w:color w:val="000000" w:themeColor="text1"/>
          <w:vertAlign w:val="superscript"/>
          <w:lang w:eastAsia="zh"/>
          <ns2:textFill>
            <ns2:solidFill>
              <ns2:schemeClr ns2:val="tx1"/>
            </ns2:solidFill>
          </ns2:textFill>
        </w:rPr>
        <w:t>29</w:t>
      </w:r>
      <w:r>
        <w:rPr>
          <w:rFonts w:ascii="Times New Roman" w:hAnsi="Times New Roman" w:cs="Times New Roman"/>
          <w:color w:val="000000" w:themeColor="text1"/>
          <w:lang w:eastAsia="zh"/>
          <ns2:textFill>
            <ns2:solidFill>
              <ns2:schemeClr ns2:val="tx1"/>
            </ns2:solidFill>
          </ns2:textFill>
        </w:rPr>
        <w:fldChar w:fldCharType="end"/>
      </w:r>
      <w:r>
        <w:rPr>
          <w:rFonts w:ascii="Times New Roman" w:hAnsi="Times New Roman" w:cs="Times New Roman"/>
          <w:color w:val="000000" w:themeColor="text1"/>
          <w:lang w:eastAsia="zh"/>
          <ns2:textFill>
            <ns2:solidFill>
              <ns2:schemeClr ns2:val="tx1"/>
            </ns2:solidFill>
          </ns2:textFill>
        </w:rPr>
        <w:t xml:space="preserve">. From the MRSS cohort of our prior ccRCC dataset (n=2,750), a subset of </w:t>
      </w:r>
      <w:del w:id="238" w:author="Gui, Chengpeng" w:date="2025-10-05T21:52:00Z">
        <w:r>
          <w:rPr>
            <w:rFonts w:ascii="Times New Roman" w:hAnsi="Times New Roman" w:cs="Times New Roman"/>
            <w:color w:val="000000" w:themeColor="text1"/>
            <w:lang w:eastAsia="zh"/>
            <ns2:textFill>
              <ns2:solidFill>
                <ns2:schemeClr ns2:val="tx1"/>
              </ns2:solidFill>
            </ns2:textFill>
          </w:rPr>
          <w:delText xml:space="preserve">120 </w:delText>
        </w:r>
      </w:del>
      <w:ins w:id="239" w:author="Gui, Chengpeng" w:date="2025-10-05T21:52:00Z">
        <w:r>
          <w:rPr>
            <w:rFonts w:ascii="Times New Roman" w:hAnsi="Times New Roman" w:cs="Times New Roman"/>
            <w:color w:val="000000" w:themeColor="text1"/>
            <w:lang w:eastAsia="zh"/>
            <ns2:textFill>
              <ns2:solidFill>
                <ns2:schemeClr ns2:val="tx1"/>
              </ns2:solidFill>
            </ns2:textFill>
          </w:rPr>
          <w:t xml:space="preserve">532 </w:t>
        </w:r>
      </w:ins>
      <w:r>
        <w:rPr>
          <w:rFonts w:ascii="Times New Roman" w:hAnsi="Times New Roman" w:cs="Times New Roman"/>
          <w:color w:val="000000" w:themeColor="text1"/>
          <w:lang w:eastAsia="zh"/>
          <ns2:textFill>
            <ns2:solidFill>
              <ns2:schemeClr ns2:val="tx1"/>
            </ns2:solidFill>
          </ns2:textFill>
        </w:rPr>
        <w:t>high-risk recurrence patients was selected for analysis.</w:t>
      </w:r>
    </w:p>
    <w:p ns2:paraId="51A8CDCC">
      <w:pPr>
        <w:rPr>
          <w:rFonts w:ascii="Times New Roman" w:hAnsi="Times New Roman" w:cs="Times New Roman"/>
          <w:color w:val="000000" w:themeColor="text1"/>
          <ns2:textFill>
            <ns2:solidFill>
              <ns2:schemeClr ns2:val="tx1"/>
            </ns2:solidFill>
          </ns2:textFill>
        </w:rPr>
      </w:pPr>
    </w:p>
    <w:p ns2:paraId="053C3BD7">
      <w:pPr>
        <w:rPr>
          <w:rFonts w:ascii="Times New Roman" w:hAnsi="Times New Roman" w:cs="Times New Roman"/>
          <w:b/>
          <w:bCs/>
          <w:color w:val="000000" w:themeColor="text1"/>
          <ns2:textFill>
            <ns2:solidFill>
              <ns2:schemeClr ns2:val="tx1"/>
            </ns2:solidFill>
          </ns2:textFill>
        </w:rPr>
      </w:pPr>
      <w:bookmarkStart w:id="2" w:name="OLE_LINK5"/>
      <w:r>
        <w:rPr>
          <w:rFonts w:ascii="Times New Roman" w:hAnsi="Times New Roman" w:cs="Times New Roman"/>
          <w:b/>
          <w:bCs/>
          <w:color w:val="000000" w:themeColor="text1"/>
          <ns2:textFill>
            <ns2:solidFill>
              <ns2:schemeClr ns2:val="tx1"/>
            </ns2:solidFill>
          </ns2:textFill>
        </w:rPr>
        <w:t>AI-clinical score development and head-to-head model comparison</w:t>
      </w:r>
    </w:p>
    <w:p ns2:paraId="1ACF7FC7">
      <w:pPr>
        <w:rPr>
          <w:rFonts w:ascii="Times New Roman" w:hAnsi="Times New Roman" w:cs="Times New Roman"/>
          <w:b/>
          <w:bCs/>
          <w:color w:val="000000" w:themeColor="text1"/>
          <w:lang w:eastAsia="zh"/>
          <ns2:textFill>
            <ns2:solidFill>
              <ns2:schemeClr ns2:val="tx1"/>
            </ns2:solidFill>
          </ns2:textFill>
        </w:rPr>
      </w:pPr>
      <w:r>
        <w:t>The following diagnostic variables were used in model development: age, sex, tumor size, grade, T stage, N stage, M stage, race, and histological subtype. We implemented a manuscript-aligned Survival Quilts ensemble for AI-clinical score development30. Nine base learners were fitted on a common SEER split, including Cox proportional hazards, Lasso, Elastic Net, SuperPC, survival SVM, GBM, random survival forest, conditional inference survival forest, and DeepHit (Figure 1A)31-33. The primary outcome was the prediction of 5-year RFI in patients aged 18-90 years with kidney cancer. The SEER cohort was randomly split (64:16:20) into training, validation, and testing sets after filtering to patients with complete clinical variables. Hyperparameters for individual base learners were selected using validation-set performance, and the final ensemble learned non-negative horizon-specific weights at 36, 60, 84, and 120 months by maximizing the inverse-probability-of-censoring-weighted concordance index (IPCW c-index) on the validation set. Model discrimination was evaluated with Harrell's c-index and IPCW c-index, and calibration was evaluated with Brier scores. Discrimination was evaluated in the full cohort and then stratified by histological subtypes into three groups: KIRC (n=86,936), KIRP (n=16,971), and KICH (n=5,414). Ethnic stratification (Black, White, American Indian/Alaska Native, Asian or Pacific Islander, other) was also performed (Table S1,S5: appendix pp19, 23).</w:t>
      </w:r>
    </w:p>
    <w:p ns2:paraId="2565B3B6">
      <w:pPr>
        <w:rPr>
          <w:rFonts w:ascii="Times New Roman" w:hAnsi="Times New Roman" w:cs="Times New Roman"/>
        </w:rPr>
      </w:pPr>
    </w:p>
    <w:p ns2:paraId="124C9B72">
      <w:pPr>
        <w:rPr>
          <w:rFonts w:ascii="Times New Roman" w:hAnsi="Times New Roman" w:cs="Times New Roman"/>
        </w:rPr>
      </w:pPr>
      <w:r>
        <w:rPr>
          <w:rFonts w:ascii="Times New Roman" w:hAnsi="Times New Roman" w:cs="Times New Roman"/>
        </w:rPr>
        <w:t xml:space="preserve">The AI-clinical score was compared with two other prognostic models in clinical use: the Mayo Clinic SSIGN score and the Leibovich score. Model attributes are detailed in </w:t>
      </w:r>
      <w:ins w:id="272" w:author="aboutDr. [2]" w:date="2025-10-07T22:35:46Z">
        <w:r>
          <w:rPr>
            <w:rFonts w:hint="eastAsia" w:ascii="Times New Roman" w:hAnsi="Times New Roman" w:cs="Times New Roman"/>
          </w:rPr>
          <w:t>Table S7</w:t>
        </w:r>
      </w:ins>
      <w:del w:id="273" w:author="aboutDr. [2]" w:date="2025-10-07T22:35:46Z">
        <w:r>
          <w:rPr>
            <w:rFonts w:ascii="Times New Roman" w:hAnsi="Times New Roman" w:cs="Times New Roman"/>
          </w:rPr>
          <w:delText>the</w:delText>
        </w:r>
      </w:del>
      <w:ins w:id="274" w:author="aboutDr. [2]" w:date="2025-10-07T22:35:48Z">
        <w:r>
          <w:rPr>
            <w:rFonts w:hint="default" w:ascii="Times New Roman" w:hAnsi="Times New Roman" w:cs="Times New Roman"/>
            <w:lang w:val="en-US"/>
          </w:rPr>
          <w:t>-</w:t>
        </w:r>
      </w:ins>
      <w:ins w:id="275" w:author="aboutDr. [2]" w:date="2025-10-07T22:35:49Z">
        <w:r>
          <w:rPr>
            <w:rFonts w:hint="default" w:ascii="Times New Roman" w:hAnsi="Times New Roman" w:cs="Times New Roman"/>
            <w:lang w:val="en-US"/>
          </w:rPr>
          <w:t>8</w:t>
        </w:r>
      </w:ins>
      <w:ins w:id="276" w:author="aboutDr. [2]" w:date="2025-10-07T22:35:51Z">
        <w:r>
          <w:rPr>
            <w:rFonts w:hint="default" w:ascii="Times New Roman" w:hAnsi="Times New Roman" w:cs="Times New Roman"/>
            <w:lang w:val="en-US"/>
          </w:rPr>
          <w:t xml:space="preserve"> (</w:t>
        </w:r>
      </w:ins>
      <w:del w:id="277" w:author="aboutDr. [2]" w:date="2025-10-07T22:35:55Z">
        <w:r>
          <w:rPr>
            <w:rFonts w:hint="default" w:ascii="Times New Roman" w:hAnsi="Times New Roman" w:cs="Times New Roman"/>
            <w:lang w:val="en-US"/>
          </w:rPr>
          <w:delText xml:space="preserve"> a</w:delText>
        </w:r>
      </w:del>
      <w:ins w:id="278" w:author="aboutDr. [2]" w:date="2025-10-07T22:35:55Z">
        <w:r>
          <w:rPr>
            <w:rFonts w:hint="default" w:ascii="Times New Roman" w:hAnsi="Times New Roman" w:cs="Times New Roman"/>
            <w:lang w:val="en-US"/>
          </w:rPr>
          <w:t>A</w:t>
        </w:r>
      </w:ins>
      <w:r>
        <w:rPr>
          <w:rFonts w:ascii="Times New Roman" w:hAnsi="Times New Roman" w:cs="Times New Roman"/>
        </w:rPr>
        <w:t>ppendix</w:t>
      </w:r>
      <w:ins w:id="279" w:author="aboutDr. [2]" w:date="2025-10-07T22:35:58Z">
        <w:r>
          <w:rPr>
            <w:rFonts w:hint="default" w:ascii="Times New Roman" w:hAnsi="Times New Roman" w:cs="Times New Roman"/>
            <w:lang w:val="en-US"/>
          </w:rPr>
          <w:t xml:space="preserve"> </w:t>
        </w:r>
      </w:ins>
      <w:del w:id="280" w:author="aboutDr. [2]" w:date="2025-10-07T22:35:58Z">
        <w:r>
          <w:rPr>
            <w:rFonts w:ascii="Times New Roman" w:hAnsi="Times New Roman" w:cs="Times New Roman"/>
          </w:rPr>
          <w:delText xml:space="preserve"> (</w:delText>
        </w:r>
      </w:del>
      <w:r>
        <w:rPr>
          <w:rFonts w:ascii="Times New Roman" w:hAnsi="Times New Roman" w:cs="Times New Roman"/>
        </w:rPr>
        <w:t>pp</w:t>
      </w:r>
      <w:del w:id="281" w:author="aboutDr. [2]" w:date="2025-10-07T22:35:59Z">
        <w:r>
          <w:rPr>
            <w:rFonts w:ascii="Times New Roman" w:hAnsi="Times New Roman" w:cs="Times New Roman"/>
          </w:rPr>
          <w:delText xml:space="preserve"> </w:delText>
        </w:r>
      </w:del>
      <w:r>
        <w:rPr>
          <w:rFonts w:ascii="Times New Roman" w:hAnsi="Times New Roman" w:cs="Times New Roman"/>
          <w:lang w:eastAsia="zh"/>
        </w:rPr>
        <w:t>2</w:t>
      </w:r>
      <w:del w:id="282" w:author="aboutDr." w:date="2025-10-06T14:04:00Z">
        <w:r>
          <w:rPr>
            <w:rFonts w:ascii="Times New Roman" w:hAnsi="Times New Roman" w:cs="Times New Roman"/>
            <w:lang w:eastAsia="zh"/>
          </w:rPr>
          <w:delText>1</w:delText>
        </w:r>
      </w:del>
      <w:ins w:id="283" w:author="aboutDr. [2]" w:date="2025-10-07T22:35:26Z">
        <w:r>
          <w:rPr>
            <w:rFonts w:hint="default" w:ascii="Times New Roman" w:hAnsi="Times New Roman" w:cs="Times New Roman"/>
            <w:lang w:val="en-US" w:eastAsia="zh"/>
          </w:rPr>
          <w:t>4</w:t>
        </w:r>
      </w:ins>
      <w:ins w:id="284" w:author="aboutDr." w:date="2025-10-06T14:04:00Z">
        <w:del w:id="285" w:author="aboutDr. [2]" w:date="2025-10-07T22:35:26Z">
          <w:r>
            <w:rPr>
              <w:rFonts w:ascii="Times New Roman" w:hAnsi="Times New Roman" w:cs="Times New Roman"/>
              <w:lang w:eastAsia="zh"/>
            </w:rPr>
            <w:delText>2</w:delText>
          </w:r>
        </w:del>
      </w:ins>
      <w:del w:id="286" w:author="aboutDr." w:date="2025-10-06T14:04:00Z">
        <w:r>
          <w:rPr>
            <w:rFonts w:ascii="Times New Roman" w:hAnsi="Times New Roman" w:cs="Times New Roman"/>
          </w:rPr>
          <w:delText>–</w:delText>
        </w:r>
      </w:del>
      <w:ins w:id="287" w:author="aboutDr." w:date="2025-10-06T14:04:00Z">
        <w:r>
          <w:rPr>
            <w:rFonts w:ascii="Times New Roman" w:hAnsi="Times New Roman" w:cs="Times New Roman"/>
          </w:rPr>
          <w:t>-</w:t>
        </w:r>
      </w:ins>
      <w:r>
        <w:rPr>
          <w:rFonts w:ascii="Times New Roman" w:hAnsi="Times New Roman" w:cs="Times New Roman"/>
          <w:lang w:eastAsia="zh"/>
        </w:rPr>
        <w:t>2</w:t>
      </w:r>
      <w:del w:id="288" w:author="aboutDr." w:date="2025-10-06T14:04:00Z">
        <w:r>
          <w:rPr>
            <w:rFonts w:ascii="Times New Roman" w:hAnsi="Times New Roman" w:cs="Times New Roman"/>
            <w:lang w:eastAsia="zh"/>
          </w:rPr>
          <w:delText>2</w:delText>
        </w:r>
      </w:del>
      <w:ins w:id="289" w:author="aboutDr. [2]" w:date="2025-10-07T22:35:28Z">
        <w:r>
          <w:rPr>
            <w:rFonts w:hint="default" w:ascii="Times New Roman" w:hAnsi="Times New Roman" w:cs="Times New Roman"/>
            <w:lang w:val="en-US" w:eastAsia="zh"/>
          </w:rPr>
          <w:t>5</w:t>
        </w:r>
      </w:ins>
      <w:ins w:id="290" w:author="aboutDr." w:date="2025-10-06T14:04:00Z">
        <w:del w:id="291" w:author="aboutDr. [2]" w:date="2025-10-07T22:35:28Z">
          <w:r>
            <w:rPr>
              <w:rFonts w:ascii="Times New Roman" w:hAnsi="Times New Roman" w:cs="Times New Roman"/>
              <w:lang w:eastAsia="zh"/>
            </w:rPr>
            <w:delText>3</w:delText>
          </w:r>
        </w:del>
      </w:ins>
      <w:r>
        <w:rPr>
          <w:rFonts w:ascii="Times New Roman" w:hAnsi="Times New Roman" w:cs="Times New Roman"/>
        </w:rPr>
        <w:t xml:space="preserve">). Using two independent validation sets, we assessed model performance at 5 years by calculating the c-index to evaluate how well the models discriminated the risk of </w:t>
      </w:r>
      <w:r>
        <w:rPr>
          <w:rFonts w:hint="eastAsia" w:ascii="Times New Roman" w:hAnsi="Times New Roman" w:cs="Times New Roman"/>
          <w:lang w:eastAsia="zh"/>
        </w:rPr>
        <w:t>R</w:t>
      </w:r>
      <w:r>
        <w:rPr>
          <w:rFonts w:ascii="Times New Roman" w:hAnsi="Times New Roman" w:cs="Times New Roman"/>
        </w:rPr>
        <w:t>F</w:t>
      </w:r>
      <w:r>
        <w:rPr>
          <w:rFonts w:hint="eastAsia" w:ascii="Times New Roman" w:hAnsi="Times New Roman" w:cs="Times New Roman"/>
          <w:lang w:eastAsia="zh"/>
        </w:rPr>
        <w:t>I</w:t>
      </w:r>
      <w:r>
        <w:rPr>
          <w:rFonts w:ascii="Times New Roman" w:hAnsi="Times New Roman" w:cs="Times New Roman"/>
        </w:rPr>
        <w:t>, CSS</w:t>
      </w:r>
      <w:r>
        <w:rPr>
          <w:rFonts w:hint="eastAsia" w:ascii="Times New Roman" w:hAnsi="Times New Roman" w:cs="Times New Roman"/>
          <w:lang w:eastAsia="zh"/>
        </w:rPr>
        <w:t xml:space="preserve"> and </w:t>
      </w:r>
      <w:r>
        <w:rPr>
          <w:rFonts w:ascii="Times New Roman" w:hAnsi="Times New Roman" w:cs="Times New Roman"/>
        </w:rPr>
        <w:t xml:space="preserve">OS. For each model, we calculated the probability of 5-year kidney </w:t>
      </w:r>
      <w:del w:id="292" w:author="aboutDr." w:date="2025-10-06T14:05:00Z">
        <w:r>
          <w:rPr>
            <w:rFonts w:ascii="Times New Roman" w:hAnsi="Times New Roman" w:cs="Times New Roman"/>
          </w:rPr>
          <w:delText>progression-free survival</w:delText>
        </w:r>
      </w:del>
      <w:ins w:id="293" w:author="aboutDr." w:date="2025-10-06T14:05:00Z">
        <w:r>
          <w:rPr>
            <w:rFonts w:ascii="Times New Roman" w:hAnsi="Times New Roman" w:cs="Times New Roman"/>
          </w:rPr>
          <w:t>RFI</w:t>
        </w:r>
      </w:ins>
      <w:r>
        <w:rPr>
          <w:rFonts w:ascii="Times New Roman" w:hAnsi="Times New Roman" w:cs="Times New Roman"/>
        </w:rPr>
        <w:t xml:space="preserve"> across a range of threshold probabilities.</w:t>
      </w:r>
    </w:p>
    <w:p ns2:paraId="5CED4130">
      <w:pPr>
        <w:rPr>
          <w:rFonts w:ascii="Times New Roman" w:hAnsi="Times New Roman" w:cs="Times New Roman"/>
        </w:rPr>
      </w:pPr>
    </w:p>
    <w:p ns2:paraId="5199418D">
      <w:pPr>
        <w:rPr>
          <w:rFonts w:ascii="Times New Roman" w:hAnsi="Times New Roman" w:cs="Times New Roman"/>
          <w:b/>
          <w:bCs/>
        </w:rPr>
      </w:pPr>
      <w:r>
        <w:rPr>
          <w:rFonts w:ascii="Times New Roman" w:hAnsi="Times New Roman" w:cs="Times New Roman"/>
          <w:b/>
          <w:bCs/>
        </w:rPr>
        <w:t>Multimodal recurrence scoring system 2.0 and model interpretability</w:t>
      </w:r>
    </w:p>
    <w:bookmarkEnd w:id="2"/>
    <w:p ns2:paraId="359732FB">
      <w:pPr>
        <w:rPr>
          <w:rFonts w:ascii="Times New Roman" w:hAnsi="Times New Roman" w:cs="Times New Roman"/>
        </w:rPr>
      </w:pPr>
      <w:r>
        <w:rPr>
          <w:rFonts w:ascii="Times New Roman" w:hAnsi="Times New Roman" w:cs="Times New Roman"/>
        </w:rPr>
        <w:t>In a previous study, we developed</w:t>
      </w:r>
      <w:del w:id="294" w:author="aboutDr." w:date="2025-10-06T14:06:00Z">
        <w:r>
          <w:rPr>
            <w:rFonts w:ascii="Times New Roman" w:hAnsi="Times New Roman" w:cs="Times New Roman"/>
          </w:rPr>
          <w:delText xml:space="preserve"> a</w:delText>
        </w:r>
      </w:del>
      <w:r>
        <w:rPr>
          <w:rFonts w:ascii="Times New Roman" w:hAnsi="Times New Roman" w:cs="Times New Roman"/>
        </w:rPr>
        <w:t xml:space="preserve"> </w:t>
      </w:r>
      <w:del w:id="295" w:author="aboutDr." w:date="2025-10-06T14:06:00Z">
        <w:r>
          <w:rPr>
            <w:rFonts w:ascii="Times New Roman" w:hAnsi="Times New Roman" w:cs="Times New Roman"/>
          </w:rPr>
          <w:delText>multimodal recurrence scoring system (</w:delText>
        </w:r>
      </w:del>
      <w:r>
        <w:rPr>
          <w:rFonts w:ascii="Times New Roman" w:hAnsi="Times New Roman" w:cs="Times New Roman"/>
        </w:rPr>
        <w:t>MRSS</w:t>
      </w:r>
      <w:del w:id="296" w:author="aboutDr." w:date="2025-10-06T14:06:00Z">
        <w:r>
          <w:rPr>
            <w:rFonts w:ascii="Times New Roman" w:hAnsi="Times New Roman" w:cs="Times New Roman"/>
          </w:rPr>
          <w:delText>)</w:delText>
        </w:r>
      </w:del>
      <w:del w:id="297" w:author="aboutDr." w:date="2025-10-06T14:07:00Z">
        <w:r>
          <w:rPr>
            <w:rFonts w:ascii="Times New Roman" w:hAnsi="Times New Roman" w:cs="Times New Roman"/>
          </w:rPr>
          <w:delText xml:space="preserve"> </w:delText>
        </w:r>
      </w:del>
      <w:ins w:id="298" w:author="aboutDr." w:date="2025-10-06T14:07:00Z">
        <w:r>
          <w:rPr>
            <w:rFonts w:ascii="Times New Roman" w:hAnsi="Times New Roman" w:cs="Times New Roman"/>
            <w:color w:val="000000" w:themeColor="text1"/>
            <ns2:textFill>
              <ns2:solidFill>
                <ns2:schemeClr ns2:val="tx1"/>
              </ns2:solidFill>
            </ns2:textFill>
          </w:rPr>
          <w:t xml:space="preserve"> </w:t>
        </w:r>
      </w:ins>
      <w:r>
        <w:rPr>
          <w:rFonts w:ascii="Times New Roman" w:hAnsi="Times New Roman" w:cs="Times New Roman"/>
        </w:rPr>
        <w:t>using Cox regression coefficients, based on the WSI-based score (with 10× resolution), the six SNP-based score, and the Leibovich score. In this study, we replaced the Leibovich score with the AI-clinical score and upgraded the MRSS to version 2.0 in the MRSS training set. We validated MRSS 2.0 in the independent MRSS validation set and the TCGA-KIRC set. To improve model interpretability, we generated feature representations for each tile using the established WSI-based score model, calculated the attention weights, and produced a heatmap. Spatial coordinates for each patch were used to create a complete color map (red for 1 and blue for 0) to visualize the final WSI-based attention.</w:t>
      </w:r>
    </w:p>
    <w:p ns2:paraId="4F0AE740">
      <w:pPr>
        <w:rPr>
          <w:rFonts w:ascii="Times New Roman" w:hAnsi="Times New Roman" w:cs="Times New Roman"/>
        </w:rPr>
      </w:pPr>
    </w:p>
    <w:p ns2:paraId="425C3F3E">
      <w:pPr>
        <w:rPr>
          <w:rFonts w:ascii="Times New Roman" w:hAnsi="Times New Roman" w:cs="Times New Roman"/>
        </w:rPr>
      </w:pPr>
      <w:r>
        <w:rPr>
          <w:rFonts w:ascii="Times New Roman" w:hAnsi="Times New Roman" w:cs="Times New Roman"/>
          <w:b/>
          <w:bCs/>
        </w:rPr>
        <w:t>Multiplex IHC (mIHC) staining</w:t>
      </w:r>
    </w:p>
    <w:p ns2:paraId="4D23938C">
      <w:pPr>
        <w:rPr>
          <w:rFonts w:ascii="Times New Roman" w:hAnsi="Times New Roman" w:cs="Times New Roman"/>
        </w:rPr>
      </w:pPr>
      <w:r>
        <w:rPr>
          <w:rFonts w:ascii="Times New Roman" w:hAnsi="Times New Roman" w:cs="Times New Roman"/>
        </w:rPr>
        <w:t>Opal Polaris™ 6-color multiplex IHC staining (Akoya Bioscience) was performed on FFPE sections (4 µm) of RCC tissue. The staining was conducted following the manufacturer’s protocol, optimizing the washing steps after each incubation, and using a 1:200 dilution for OPAL fluorophore. Each signature was assigned a fluorophore: CD34 = OPAL520, C</w:t>
      </w:r>
      <w:r>
        <w:rPr>
          <w:rFonts w:hint="eastAsia" w:ascii="Times New Roman" w:hAnsi="Times New Roman" w:cs="Times New Roman"/>
        </w:rPr>
        <w:t>D</w:t>
      </w:r>
      <w:r>
        <w:rPr>
          <w:rFonts w:ascii="Times New Roman" w:hAnsi="Times New Roman" w:cs="Times New Roman"/>
        </w:rPr>
        <w:t>8A = OPAL690, CD56 = OPAL620, CD11B = OPAL570, and CA9 = OPAL780. Slides were mounted with Molecular Probes™ ProLong™ Diamond Antifade Mountant (Life Technologies, California, USA) and imaged using the PerkinElmer Vectra Polaris™ automated quantitative pathology imaging system (PerkinElmer, Inc., USA).</w:t>
      </w:r>
    </w:p>
    <w:p ns2:paraId="6F2AFC4F">
      <w:pPr>
        <w:rPr>
          <w:rFonts w:ascii="Times New Roman" w:hAnsi="Times New Roman" w:cs="Times New Roman"/>
        </w:rPr>
      </w:pPr>
    </w:p>
    <w:p ns2:paraId="23742339">
      <w:pPr>
        <w:rPr>
          <w:rFonts w:ascii="Times New Roman" w:hAnsi="Times New Roman" w:cs="Times New Roman"/>
          <w:b/>
          <w:bCs/>
        </w:rPr>
      </w:pPr>
      <w:r>
        <w:rPr>
          <w:rFonts w:ascii="Times New Roman" w:hAnsi="Times New Roman" w:cs="Times New Roman"/>
          <w:b/>
          <w:bCs/>
        </w:rPr>
        <w:t>Single Cell Gene Expression Flex (scFFPE-seq)</w:t>
      </w:r>
      <w:ins w:id="299" w:author="aboutDr." w:date="2025-10-06T14:21:00Z">
        <w:r>
          <w:rPr>
            <w:rFonts w:ascii="Times New Roman" w:hAnsi="Times New Roman" w:cs="Times New Roman"/>
            <w:b/>
            <w:bCs/>
          </w:rPr>
          <w:t xml:space="preserve"> </w:t>
        </w:r>
      </w:ins>
      <w:ins w:id="300" w:author="aboutDr." w:date="2025-10-06T14:21:00Z">
        <w:r>
          <w:rPr>
            <w:rFonts w:ascii="Times New Roman" w:hAnsi="Times New Roman" w:cs="Times New Roman"/>
            <w:b/>
            <w:bCs/>
            <w:highlight w:val="yellow"/>
            <w:rPrChange w:id="301" w:author="aboutDr." w:date="2025-10-06T14:22:00Z">
              <w:rPr>
                <w:rFonts w:ascii="Times New Roman" w:hAnsi="Times New Roman" w:cs="Times New Roman"/>
                <w:b/>
                <w:bCs/>
              </w:rPr>
            </w:rPrChange>
          </w:rPr>
          <w:t xml:space="preserve">and </w:t>
        </w:r>
      </w:ins>
      <w:ins w:id="302" w:author="aboutDr." w:date="2025-10-06T14:28:00Z">
        <w:r>
          <w:rPr>
            <w:rFonts w:ascii="Times New Roman" w:hAnsi="Times New Roman" w:cs="Times New Roman"/>
            <w:b/>
            <w:bCs/>
            <w:highlight w:val="yellow"/>
          </w:rPr>
          <w:t>Visium CytAssist</w:t>
        </w:r>
      </w:ins>
      <w:ins w:id="303" w:author="aboutDr." w:date="2025-10-06T14:33:00Z">
        <w:r>
          <w:rPr>
            <w:rFonts w:ascii="Times New Roman" w:hAnsi="Times New Roman" w:cs="Times New Roman"/>
            <w:b/>
            <w:bCs/>
            <w:highlight w:val="yellow"/>
          </w:rPr>
          <w:t xml:space="preserve"> </w:t>
        </w:r>
      </w:ins>
      <w:ins w:id="304" w:author="aboutDr." w:date="2025-10-06T14:33:00Z">
        <w:r>
          <w:rPr>
            <w:rFonts w:ascii="Times New Roman Bold" w:hAnsi="Times New Roman Bold" w:cs="Times New Roman Bold"/>
            <w:b/>
            <w:bCs/>
            <w:rPrChange w:id="305" w:author="aboutDr." w:date="2025-10-06T14:35:00Z">
              <w:rPr>
                <w:rFonts w:ascii="Times New Roman" w:hAnsi="Times New Roman" w:cs="Times New Roman"/>
              </w:rPr>
            </w:rPrChange>
          </w:rPr>
          <w:t>Spatial Gene Expression</w:t>
        </w:r>
      </w:ins>
    </w:p>
    <w:p ns2:paraId="71CA615D">
      <w:pPr>
        <w:rPr>
          <w:rFonts w:ascii="Times New Roman" w:hAnsi="Times New Roman" w:cs="Times New Roman"/>
        </w:rPr>
      </w:pPr>
      <w:r>
        <w:rPr>
          <w:rFonts w:ascii="Times New Roman" w:hAnsi="Times New Roman" w:cs="Times New Roman"/>
        </w:rPr>
        <w:t>Fifty-micrometer FFPE curls were dissociated using the Miltenyi Biotech FFPE Tissue Dissociation Kit. Approximately 1,000,000 cells were washed, counted, and resuspended, with 16,000 cells loaded into each of the four GEM wells (targeting 10,000 recovered cells) on a single Chromium X chip. Sequencing libraries were prepared as per the User Guide (CG000477) and sequenced on an Illumina NovaSeq with paired-end dual-indexing (28 cycles Read 1, 10 cycles i7, 10 cycles i5, and 90 cycles Read 2). Libraries were demultiplexed using bcl2fastq (Illumina) and processed with Cell Ranger v7.0.1 (10x Genomics) using the GRCh38-2020-A reference.</w:t>
      </w:r>
      <w:ins w:id="306" w:author="aboutDr." w:date="2025-10-06T14:28:00Z">
        <w:r>
          <w:rPr>
            <w:rFonts w:ascii="Times New Roman" w:hAnsi="Times New Roman" w:cs="Times New Roman"/>
          </w:rPr>
          <w:t xml:space="preserve"> </w:t>
        </w:r>
      </w:ins>
      <w:ins w:id="307" w:author="aboutDr." w:date="2025-10-06T14:32:00Z">
        <w:r>
          <w:rPr>
            <w:rFonts w:ascii="Times New Roman" w:hAnsi="Times New Roman" w:cs="Times New Roman"/>
          </w:rPr>
          <w:t xml:space="preserve">The </w:t>
        </w:r>
      </w:ins>
      <w:ins w:id="308" w:author="aboutDr." w:date="2025-10-06T14:34:00Z">
        <w:r>
          <w:rPr>
            <w:rFonts w:ascii="Times New Roman" w:hAnsi="Times New Roman" w:cs="Times New Roman"/>
          </w:rPr>
          <w:t>workflow of Visium CytAssist Spatial Gene Expression for FFPE</w:t>
        </w:r>
      </w:ins>
      <w:ins w:id="309" w:author="aboutDr." w:date="2025-10-06T14:32:00Z">
        <w:r>
          <w:rPr>
            <w:rFonts w:ascii="Times New Roman" w:hAnsi="Times New Roman" w:cs="Times New Roman"/>
          </w:rPr>
          <w:t xml:space="preserve"> was performed using the</w:t>
        </w:r>
      </w:ins>
      <w:ins w:id="310" w:author="aboutDr." w:date="2025-10-06T14:36:00Z">
        <w:r>
          <w:rPr>
            <w:rFonts w:ascii="Times New Roman" w:hAnsi="Times New Roman" w:cs="Times New Roman"/>
          </w:rPr>
          <w:t xml:space="preserve"> </w:t>
        </w:r>
      </w:ins>
      <w:ins w:id="311" w:author="aboutDr." w:date="2025-10-06T14:34:00Z">
        <w:r>
          <w:rPr>
            <w:rFonts w:ascii="Times New Roman" w:hAnsi="Times New Roman" w:cs="Times New Roman"/>
          </w:rPr>
          <w:t>d</w:t>
        </w:r>
      </w:ins>
      <w:ins w:id="312" w:author="aboutDr." w:date="2025-10-06T14:32:00Z">
        <w:r>
          <w:rPr>
            <w:rFonts w:ascii="Times New Roman" w:hAnsi="Times New Roman" w:cs="Times New Roman"/>
          </w:rPr>
          <w:t xml:space="preserve">emonstrated </w:t>
        </w:r>
      </w:ins>
      <w:ins w:id="313" w:author="aboutDr." w:date="2025-10-06T14:35:00Z">
        <w:r>
          <w:rPr>
            <w:rFonts w:ascii="Times New Roman" w:hAnsi="Times New Roman" w:cs="Times New Roman"/>
          </w:rPr>
          <w:t>p</w:t>
        </w:r>
      </w:ins>
      <w:ins w:id="314" w:author="aboutDr." w:date="2025-10-06T14:32:00Z">
        <w:r>
          <w:rPr>
            <w:rFonts w:ascii="Times New Roman" w:hAnsi="Times New Roman" w:cs="Times New Roman"/>
          </w:rPr>
          <w:t>rotocol</w:t>
        </w:r>
      </w:ins>
      <w:ins w:id="315" w:author="aboutDr." w:date="2025-10-06T14:35:00Z">
        <w:r>
          <w:rPr>
            <w:rFonts w:ascii="Times New Roman" w:hAnsi="Times New Roman" w:cs="Times New Roman"/>
          </w:rPr>
          <w:t xml:space="preserve"> by </w:t>
        </w:r>
      </w:ins>
      <w:ins w:id="316" w:author="aboutDr." w:date="2025-10-06T14:39:00Z">
        <w:r>
          <w:rPr>
            <w:rFonts w:ascii="Times New Roman" w:hAnsi="Times New Roman" w:cs="Times New Roman"/>
          </w:rPr>
          <w:t>Amanda Janesick</w:t>
        </w:r>
      </w:ins>
      <w:ins w:id="317" w:author="aboutDr." w:date="2025-10-06T14:35:00Z">
        <w:r>
          <w:rPr>
            <w:rFonts w:ascii="Times New Roman" w:hAnsi="Times New Roman" w:cs="Times New Roman"/>
          </w:rPr>
          <w:t xml:space="preserve"> et.al</w:t>
        </w:r>
      </w:ins>
      <w:r>
        <w:rPr>
          <w:rFonts w:ascii="Times New Roman" w:hAnsi="Times New Roman" w:cs="Times New Roman"/>
        </w:rPr>
        <w:fldChar w:fldCharType="begin">
          <w:fldData xml:space="preserve">PEVuZE5vdGU+PENpdGU+PEF1dGhvcj5KYW5lc2ljazwvQXV0aG9yPjxZZWFyPjIwMjM8L1llYXI+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PEVuZE5vdGU+PENpdGU+PEF1dGhvcj5KYW5lc2ljazwvQXV0aG9yPjxZZWFyPjIwMjM8L1llYXI+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</w:fldData>
        </w:fldChar>
      </w:r>
      <w:r>
        <w:rPr>
          <w:rFonts w:ascii="Times New Roman" w:hAnsi="Times New Roman" w:cs="Times New Roman"/>
        </w:rPr>
        <w:instrText xml:space="preserve"> ADDIN EN.CITE.DATA </w:instrText>
      </w:r>
      <w:r>
        <w:rPr>
          <w:rFonts w:ascii="Times New Roman" w:hAnsi="Times New Roman" w:cs="Times New Roman"/>
        </w:rPr>
        <w:fldChar w:fldCharType="end"/>
      </w:r>
      <w:r>
        <w:rPr>
          <w:rFonts w:ascii="Times New Roman" w:hAnsi="Times New Roman" w:cs="Times New Roman"/>
        </w:rPr>
        <w:fldChar w:fldCharType="separate"/>
      </w:r>
      <w:r>
        <w:rPr>
          <w:rFonts w:ascii="Times New Roman" w:hAnsi="Times New Roman" w:cs="Times New Roman"/>
          <w:vertAlign w:val="superscript"/>
        </w:rPr>
        <w:t>34</w:t>
      </w:r>
      <w:r>
        <w:rPr>
          <w:rFonts w:ascii="Times New Roman" w:hAnsi="Times New Roman" w:cs="Times New Roman"/>
        </w:rPr>
        <w:fldChar w:fldCharType="end"/>
      </w:r>
      <w:ins w:id="318" w:author="aboutDr." w:date="2025-10-06T14:32:00Z">
        <w:r>
          <w:rPr>
            <w:rFonts w:ascii="Times New Roman" w:hAnsi="Times New Roman" w:cs="Times New Roman"/>
          </w:rPr>
          <w:t>.</w:t>
        </w:r>
      </w:ins>
    </w:p>
    <w:p ns2:paraId="3208B13E">
      <w:pPr>
        <w:rPr>
          <w:rFonts w:ascii="Times New Roman" w:hAnsi="Times New Roman" w:cs="Times New Roman"/>
        </w:rPr>
      </w:pPr>
    </w:p>
    <w:p ns2:paraId="1C8DA096">
      <w:pPr>
        <w:rPr>
          <w:rFonts w:ascii="Times New Roman" w:hAnsi="Times New Roman" w:cs="Times New Roman"/>
          <w:b/>
          <w:bCs/>
        </w:rPr>
      </w:pPr>
      <w:r>
        <w:rPr>
          <w:rFonts w:ascii="Times New Roman" w:hAnsi="Times New Roman" w:cs="Times New Roman"/>
          <w:b/>
          <w:bCs/>
        </w:rPr>
        <w:t xml:space="preserve">Deciphering intra-tumour expression programmes and </w:t>
      </w:r>
      <w:ins w:id="319" w:author="aboutDr." w:date="2025-10-06T14:42:00Z">
        <w:r>
          <w:rPr>
            <w:rFonts w:hint="eastAsia" w:ascii="Times New Roman" w:hAnsi="Times New Roman" w:cs="Times New Roman"/>
            <w:b/>
            <w:bCs/>
          </w:rPr>
          <w:t>3D cell density visualization</w:t>
        </w:r>
      </w:ins>
    </w:p>
    <w:p ns2:paraId="3FF78E34">
      <w:pPr>
        <w:rPr>
          <w:rFonts w:ascii="Times New Roman" w:hAnsi="Times New Roman" w:cs="Times New Roman"/>
        </w:rPr>
      </w:pPr>
      <w:r>
        <w:rPr>
          <w:rFonts w:ascii="Times New Roman" w:hAnsi="Times New Roman" w:cs="Times New Roman"/>
        </w:rPr>
        <w:t>To explore intra-tumor expression signatures, we applied non-negative matrix factorization (NMF) to tumor cells from 52 RCC patients (30 treated with sunitinib and 22 with Axitinib plus Toripalimab after surgery)</w:t>
      </w:r>
      <w:r>
        <w:rPr>
          <w:rFonts w:ascii="Times New Roman" w:hAnsi="Times New Roman" w:cs="Times New Roman"/>
        </w:rPr>
        <w:fldChar w:fldCharType="begin">
          <w:fldData xml:space="preserve">PEVuZE5vdGU+PENpdGU+PEF1dGhvcj5MaTwvQXV0aG9yPjxZZWFyPjIwMjI8L1llYXI+PFJlY051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==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PEVuZE5vdGU+PENpdGU+PEF1dGhvcj5MaTwvQXV0aG9yPjxZZWFyPjIwMjI8L1llYXI+PFJlY051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==
</w:fldData>
        </w:fldChar>
      </w:r>
      <w:r>
        <w:rPr>
          <w:rFonts w:ascii="Times New Roman" w:hAnsi="Times New Roman" w:cs="Times New Roman"/>
        </w:rPr>
        <w:instrText xml:space="preserve"> ADDIN EN.CITE.DATA </w:instrText>
      </w:r>
      <w:r>
        <w:rPr>
          <w:rFonts w:ascii="Times New Roman" w:hAnsi="Times New Roman" w:cs="Times New Roman"/>
        </w:rPr>
        <w:fldChar w:fldCharType="end"/>
      </w:r>
      <w:r>
        <w:rPr>
          <w:rFonts w:ascii="Times New Roman" w:hAnsi="Times New Roman" w:cs="Times New Roman"/>
        </w:rPr>
        <w:fldChar w:fldCharType="separate"/>
      </w:r>
      <w:r>
        <w:rPr>
          <w:rFonts w:ascii="Times New Roman" w:hAnsi="Times New Roman" w:cs="Times New Roman"/>
          <w:vertAlign w:val="superscript"/>
        </w:rPr>
        <w:t>35</w:t>
      </w:r>
      <w:r>
        <w:rPr>
          <w:rFonts w:ascii="Times New Roman" w:hAnsi="Times New Roman" w:cs="Times New Roman"/>
        </w:rPr>
        <w:fldChar w:fldCharType="end"/>
      </w:r>
      <w:r>
        <w:rPr>
          <w:rFonts w:ascii="Times New Roman" w:hAnsi="Times New Roman" w:cs="Times New Roman"/>
        </w:rPr>
        <w:t>. Expression counts were first normalized using the Seurat NormalizeData() function, and highly variable genes (HVGs) were selected using Seurat FindVariableFeatures(). Only the top 2000 HVGs were used for further analysis. We performed centering and scaling of the HVGs using Seurat ScaleData(), regressed out mitochondrial genes, and replaced all negative values in the expression matrix with zero. The top 10 co-expressed gene modules in each tumor sample were identified using the nmf() function. For each module, the top 50 genes with the highest weight were used to define intra-tumor expression programs. Only expression programs with standard deviations greater than 0·2 were included, resulting in 6 distinct intra-tumor expression programs across the 52 tumors.</w:t>
      </w:r>
    </w:p>
    <w:p ns2:paraId="23D847AD">
      <w:pPr>
        <w:rPr>
          <w:rFonts w:ascii="Times New Roman" w:hAnsi="Times New Roman" w:cs="Times New Roman"/>
        </w:rPr>
      </w:pPr>
    </w:p>
    <w:p ns2:paraId="72CF3F83">
      <w:pPr>
        <w:rPr>
          <w:rFonts w:ascii="Times New Roman" w:hAnsi="Times New Roman" w:cs="Times New Roman"/>
        </w:rPr>
      </w:pPr>
      <w:r>
        <w:rPr>
          <w:rFonts w:ascii="Times New Roman" w:hAnsi="Times New Roman" w:cs="Times New Roman"/>
        </w:rPr>
        <w:t>To determine if some intra-tumor expression programs were shared across multiple tumors, clustering analysis was performed based on the pairwise Jaccard index, calculated for each pair of intra-tumor programs (A and B).</w:t>
      </w:r>
    </w:p>
    <w:p ns2:paraId="13C476B3">
      <w:pPr>
        <w:rPr>
          <w:rFonts w:ascii="Times New Roman" w:hAnsi="Times New Roman" w:cs="Times New Roman"/>
        </w:rPr>
      </w:pPr>
    </w:p>
    <w:p ns2:paraId="730A6DCB">
      <w:pPr>
        <w:jc w:val="center"/>
        <w:rPr>
          <w:rFonts w:ascii="Cambria Math" w:hAnsi="Cambria Math" w:cs="Cambria Math"/>
        </w:rPr>
      </w:pPr>
      <w:r>
        <w:rPr>
          <w:rFonts w:ascii="Cambria Math" w:hAnsi="Cambria Math" w:cs="Cambria Math"/>
        </w:rPr>
        <w:t>𝐽𝑎𝑐𝑐𝑎𝑟𝑑 𝑖𝑛𝑑𝑒𝑥</w:t>
      </w:r>
      <w:r>
        <w:rPr>
          <w:rFonts w:ascii="Times New Roman" w:hAnsi="Times New Roman" w:cs="Times New Roman"/>
        </w:rPr>
        <w:t>=</w:t>
      </w:r>
      <w:r>
        <w:rPr>
          <w:rFonts w:ascii="Cambria Math" w:hAnsi="Cambria Math" w:cs="Cambria Math"/>
        </w:rPr>
        <w:t>𝐴</w:t>
      </w:r>
      <w:r>
        <w:rPr>
          <w:rFonts w:ascii="Times New Roman" w:hAnsi="Times New Roman" w:cs="Times New Roman"/>
        </w:rPr>
        <w:t>∩</w:t>
      </w:r>
      <w:r>
        <w:rPr>
          <w:rFonts w:ascii="Cambria Math" w:hAnsi="Cambria Math" w:cs="Cambria Math"/>
        </w:rPr>
        <w:t>𝐵</w:t>
      </w:r>
      <w:r>
        <w:rPr>
          <w:rFonts w:ascii="Times New Roman" w:hAnsi="Times New Roman" w:cs="Times New Roman"/>
        </w:rPr>
        <w:t>/</w:t>
      </w:r>
      <w:r>
        <w:rPr>
          <w:rFonts w:ascii="Cambria Math" w:hAnsi="Cambria Math" w:cs="Cambria Math"/>
        </w:rPr>
        <w:t>𝐴∪𝐵</w:t>
      </w:r>
    </w:p>
    <w:p ns2:paraId="6AF3661D">
      <w:pPr>
        <w:jc w:val="center"/>
        <w:rPr>
          <w:rFonts w:ascii="Cambria Math" w:hAnsi="Cambria Math" w:cs="Cambria Math"/>
        </w:rPr>
      </w:pPr>
    </w:p>
    <w:p ns2:paraId="5847CE56">
      <w:pPr>
        <w:rPr>
          <w:ins w:id="320" w:author="aboutDr." w:date="2025-10-06T14:42:00Z"/>
          <w:rFonts w:ascii="Times New Roman" w:hAnsi="Times New Roman" w:cs="Times New Roman"/>
        </w:rPr>
      </w:pPr>
      <w:r>
        <w:rPr>
          <w:rFonts w:ascii="Times New Roman" w:hAnsi="Times New Roman" w:cs="Times New Roman"/>
        </w:rPr>
        <w:t>We defined intra-tumor programs shared by multiple tumors as meta-programs. Genes shared by at least 50% of the tumors with a specific meta-program were used to define the meta-program, with the exception of the "Cell cycle" and "Secreted" programs. These two programs were only shared by a subset of tumors, so we defined them using genes shared specifically by those tumors.</w:t>
      </w:r>
    </w:p>
    <w:p ns2:paraId="0DAFE4D9">
      <w:pPr>
        <w:rPr>
          <w:ins w:id="321" w:author="aboutDr." w:date="2025-10-06T14:42:00Z"/>
          <w:rFonts w:ascii="Times New Roman" w:hAnsi="Times New Roman" w:cs="Times New Roman"/>
        </w:rPr>
      </w:pPr>
    </w:p>
    <w:p ns2:paraId="04682A71">
      <w:pPr>
        <w:rPr>
          <w:rFonts w:ascii="Times New Roman" w:hAnsi="Times New Roman" w:cs="Times New Roman"/>
        </w:rPr>
      </w:pPr>
      <w:ins w:id="322" w:author="aboutDr." w:date="2025-10-06T14:46:00Z">
        <w:r>
          <w:rPr>
            <w:rFonts w:ascii="Times New Roman" w:hAnsi="Times New Roman" w:cs="Times New Roman"/>
          </w:rPr>
          <w:t>For the vis</w:t>
        </w:r>
      </w:ins>
      <w:ins w:id="323" w:author="aboutDr." w:date="2025-10-06T14:47:00Z">
        <w:r>
          <w:rPr>
            <w:rFonts w:ascii="Times New Roman" w:hAnsi="Times New Roman" w:cs="Times New Roman"/>
          </w:rPr>
          <w:t>ualization of specific intra-tumour expression programme</w:t>
        </w:r>
      </w:ins>
      <w:ins w:id="324" w:author="aboutDr." w:date="2025-10-06T14:48:00Z">
        <w:r>
          <w:rPr>
            <w:rFonts w:ascii="Times New Roman" w:hAnsi="Times New Roman" w:cs="Times New Roman"/>
          </w:rPr>
          <w:t>,</w:t>
        </w:r>
      </w:ins>
      <w:ins w:id="325" w:author="aboutDr." w:date="2025-10-06T14:47:00Z">
        <w:r>
          <w:rPr>
            <w:rFonts w:ascii="Times New Roman" w:hAnsi="Times New Roman" w:cs="Times New Roman"/>
          </w:rPr>
          <w:t xml:space="preserve"> </w:t>
        </w:r>
      </w:ins>
      <w:ins w:id="326" w:author="aboutDr." w:date="2025-10-06T14:43:00Z">
        <w:r>
          <w:rPr>
            <w:rFonts w:hint="eastAsia" w:ascii="Times New Roman" w:hAnsi="Times New Roman" w:cs="Times New Roman"/>
          </w:rPr>
          <w:t xml:space="preserve">we </w:t>
        </w:r>
      </w:ins>
      <w:ins w:id="327" w:author="aboutDr." w:date="2025-10-06T14:48:00Z">
        <w:r>
          <w:rPr>
            <w:rFonts w:ascii="Times New Roman" w:hAnsi="Times New Roman" w:cs="Times New Roman"/>
          </w:rPr>
          <w:t>selected the top 50 highly expres</w:t>
        </w:r>
      </w:ins>
      <w:ins w:id="328" w:author="aboutDr." w:date="2025-10-06T14:49:00Z">
        <w:r>
          <w:rPr>
            <w:rFonts w:ascii="Times New Roman" w:hAnsi="Times New Roman" w:cs="Times New Roman"/>
          </w:rPr>
          <w:t xml:space="preserve">sed genes, and </w:t>
        </w:r>
      </w:ins>
      <w:ins w:id="329" w:author="aboutDr." w:date="2025-10-06T14:43:00Z">
        <w:r>
          <w:rPr>
            <w:rFonts w:hint="eastAsia" w:ascii="Times New Roman" w:hAnsi="Times New Roman" w:cs="Times New Roman"/>
          </w:rPr>
          <w:t>computed the density of nuclei within a 20 × 20-pixel patch by using the spatial coordinates of each spot</w:t>
        </w:r>
      </w:ins>
      <w:ins w:id="330" w:author="aboutDr." w:date="2025-10-06T14:43:00Z">
        <w:r>
          <w:rPr>
            <w:rFonts w:ascii="Times New Roman" w:hAnsi="Times New Roman" w:cs="Times New Roman"/>
          </w:rPr>
          <w:t xml:space="preserve"> based on </w:t>
        </w:r>
      </w:ins>
      <w:ins w:id="331" w:author="aboutDr." w:date="2025-10-06T14:43:00Z">
        <w:r>
          <w:rPr>
            <w:rFonts w:ascii="Times New Roman" w:hAnsi="Times New Roman" w:cs="Times New Roman"/>
            <w:rPrChange w:id="332" w:author="aboutDr." w:date="2025-10-06T14:43:00Z">
              <w:rPr/>
            </w:rPrChange>
          </w:rPr>
          <w:t>Visium CytAssist Spatial Gene Expression</w:t>
        </w:r>
      </w:ins>
      <w:ins w:id="333" w:author="aboutDr." w:date="2025-10-06T14:43:00Z">
        <w:r>
          <w:rPr>
            <w:rFonts w:hint="eastAsia" w:ascii="Times New Roman" w:hAnsi="Times New Roman" w:cs="Times New Roman"/>
          </w:rPr>
          <w:t>. These nuclei counts were served as the Z-coordinate values to construct our density plot. We generated a 3D surface map based on the complete set of Z-values</w:t>
        </w:r>
      </w:ins>
      <w:r>
        <w:rPr>
          <w:rFonts w:ascii="Times New Roman" w:hAnsi="Times New Roman" w:cs="Times New Roman"/>
        </w:rPr>
        <w:fldChar w:fldCharType="begin">
          <w:fldData xml:space="preserve">PEVuZE5vdGU+PENpdGU+PEF1dGhvcj5KaWFuZzwvQXV0aG9yPjxZZWFyPjIwMjQ8L1llYXI+PFJl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==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PEVuZE5vdGU+PENpdGU+PEF1dGhvcj5KaWFuZzwvQXV0aG9yPjxZZWFyPjIwMjQ8L1llYXI+PFJl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==
</w:fldData>
        </w:fldChar>
      </w:r>
      <w:r>
        <w:rPr>
          <w:rFonts w:ascii="Times New Roman" w:hAnsi="Times New Roman" w:cs="Times New Roman"/>
        </w:rPr>
        <w:instrText xml:space="preserve"> ADDIN EN.CITE.DATA </w:instrText>
      </w:r>
      <w:r>
        <w:rPr>
          <w:rFonts w:ascii="Times New Roman" w:hAnsi="Times New Roman" w:cs="Times New Roman"/>
        </w:rPr>
        <w:fldChar w:fldCharType="end"/>
      </w:r>
      <w:r>
        <w:rPr>
          <w:rFonts w:ascii="Times New Roman" w:hAnsi="Times New Roman" w:cs="Times New Roman"/>
        </w:rPr>
        <w:fldChar w:fldCharType="separate"/>
      </w:r>
      <w:r>
        <w:rPr>
          <w:rFonts w:ascii="Times New Roman" w:hAnsi="Times New Roman" w:cs="Times New Roman"/>
          <w:vertAlign w:val="superscript"/>
        </w:rPr>
        <w:t>36</w:t>
      </w:r>
      <w:r>
        <w:rPr>
          <w:rFonts w:ascii="Times New Roman" w:hAnsi="Times New Roman" w:cs="Times New Roman"/>
        </w:rPr>
        <w:fldChar w:fldCharType="end"/>
      </w:r>
      <w:ins w:id="334" w:author="aboutDr." w:date="2025-10-06T14:43:00Z">
        <w:r>
          <w:rPr>
            <w:rFonts w:hint="eastAsia" w:ascii="Times New Roman" w:hAnsi="Times New Roman" w:cs="Times New Roman"/>
          </w:rPr>
          <w:t>.</w:t>
        </w:r>
      </w:ins>
      <w:ins w:id="335" w:author="aboutDr." w:date="2025-10-06T14:43:00Z">
        <w:r>
          <w:rPr>
            <w:rFonts w:ascii="Times New Roman" w:hAnsi="Times New Roman" w:cs="Times New Roman"/>
          </w:rPr>
          <w:t xml:space="preserve"> </w:t>
        </w:r>
      </w:ins>
      <w:ins w:id="336" w:author="aboutDr." w:date="2025-10-06T14:49:00Z">
        <w:r>
          <w:rPr>
            <w:rFonts w:ascii="Times New Roman" w:hAnsi="Times New Roman" w:cs="Times New Roman"/>
          </w:rPr>
          <w:t>Finally,</w:t>
        </w:r>
      </w:ins>
      <w:ins w:id="337" w:author="aboutDr." w:date="2025-10-06T14:43:00Z">
        <w:r>
          <w:rPr>
            <w:rFonts w:ascii="Times New Roman" w:hAnsi="Times New Roman" w:cs="Times New Roman"/>
          </w:rPr>
          <w:t xml:space="preserve"> </w:t>
        </w:r>
      </w:ins>
      <w:ins w:id="338" w:author="aboutDr." w:date="2025-10-06T14:44:00Z">
        <w:r>
          <w:rPr>
            <w:rFonts w:ascii="Times New Roman" w:hAnsi="Times New Roman" w:cs="Times New Roman"/>
          </w:rPr>
          <w:t xml:space="preserve">we provided the code for the </w:t>
        </w:r>
      </w:ins>
      <w:ins w:id="339" w:author="aboutDr." w:date="2025-10-06T14:44:00Z">
        <w:r>
          <w:rPr>
            <w:rFonts w:hint="eastAsia" w:ascii="Times New Roman" w:hAnsi="Times New Roman" w:cs="Times New Roman"/>
          </w:rPr>
          <w:t>3D surface map</w:t>
        </w:r>
      </w:ins>
      <w:ins w:id="340" w:author="aboutDr." w:date="2025-10-06T14:44:00Z">
        <w:r>
          <w:rPr>
            <w:rFonts w:ascii="Times New Roman" w:hAnsi="Times New Roman" w:cs="Times New Roman"/>
          </w:rPr>
          <w:t xml:space="preserve"> is available online (https://github.com/guichengpeng1/AI-clinical-model-for-</w:t>
        </w:r>
      </w:ins>
      <w:ins w:id="341" w:author="aboutDr." w:date="2025-10-06T14:49:00Z">
        <w:r>
          <w:rPr>
            <w:rFonts w:ascii="Times New Roman" w:hAnsi="Times New Roman" w:cs="Times New Roman"/>
          </w:rPr>
          <w:t xml:space="preserve"> </w:t>
        </w:r>
      </w:ins>
      <w:ins w:id="342" w:author="aboutDr." w:date="2025-10-06T14:44:00Z">
        <w:r>
          <w:rPr>
            <w:rFonts w:ascii="Times New Roman" w:hAnsi="Times New Roman" w:cs="Times New Roman"/>
          </w:rPr>
          <w:t>predicting-outcomes).</w:t>
        </w:r>
      </w:ins>
    </w:p>
    <w:p ns2:paraId="3C3B6945">
      <w:pPr>
        <w:rPr>
          <w:rFonts w:ascii="Times New Roman" w:hAnsi="Times New Roman" w:cs="Times New Roman"/>
        </w:rPr>
      </w:pPr>
    </w:p>
    <w:p ns2:paraId="3210BE93">
      <w:pPr>
        <w:rPr>
          <w:rFonts w:ascii="Times New Roman" w:hAnsi="Times New Roman" w:cs="Times New Roman"/>
          <w:b/>
          <w:bCs/>
        </w:rPr>
      </w:pPr>
      <w:r>
        <w:rPr>
          <w:rFonts w:ascii="Times New Roman" w:hAnsi="Times New Roman" w:cs="Times New Roman"/>
          <w:b/>
          <w:bCs/>
        </w:rPr>
        <w:t>Outcomes</w:t>
      </w:r>
    </w:p>
    <w:p ns2:paraId="0E451E4F">
      <w:pPr>
        <w:rPr>
          <w:rFonts w:ascii="Times New Roman" w:hAnsi="Times New Roman" w:cs="Times New Roman"/>
        </w:rPr>
      </w:pPr>
      <w:r>
        <w:rPr>
          <w:rFonts w:hint="eastAsia" w:ascii="Times New Roman" w:hAnsi="Times New Roman" w:cs="Times New Roman"/>
          <w:lang w:eastAsia="zh"/>
        </w:rPr>
        <w:t>For the patients with radical surgery (including cohorts</w:t>
      </w:r>
      <w:del w:id="343" w:author="aboutDr." w:date="2025-10-06T14:18:00Z">
        <w:r>
          <w:rPr>
            <w:rFonts w:hint="eastAsia" w:ascii="Times New Roman" w:hAnsi="Times New Roman" w:cs="Times New Roman"/>
            <w:lang w:eastAsia="zh"/>
          </w:rPr>
          <w:delText xml:space="preserve"> with and</w:delText>
        </w:r>
      </w:del>
      <w:r>
        <w:rPr>
          <w:rFonts w:hint="eastAsia" w:ascii="Times New Roman" w:hAnsi="Times New Roman" w:cs="Times New Roman"/>
          <w:lang w:eastAsia="zh"/>
        </w:rPr>
        <w:t xml:space="preserve"> without adjuvant therapy), t</w:t>
      </w:r>
      <w:r>
        <w:rPr>
          <w:rFonts w:ascii="Times New Roman" w:hAnsi="Times New Roman" w:cs="Times New Roman"/>
        </w:rPr>
        <w:t>he primary outcomes w</w:t>
      </w:r>
      <w:r>
        <w:rPr>
          <w:rFonts w:hint="eastAsia" w:ascii="Times New Roman" w:hAnsi="Times New Roman" w:cs="Times New Roman"/>
          <w:lang w:eastAsia="zh"/>
        </w:rPr>
        <w:t>as</w:t>
      </w:r>
      <w:r>
        <w:rPr>
          <w:rFonts w:ascii="Times New Roman" w:hAnsi="Times New Roman" w:cs="Times New Roman"/>
        </w:rPr>
        <w:t xml:space="preserve"> </w:t>
      </w:r>
      <w:r>
        <w:rPr>
          <w:rFonts w:hint="eastAsia" w:ascii="Times New Roman" w:hAnsi="Times New Roman" w:cs="Times New Roman"/>
          <w:lang w:eastAsia="zh"/>
        </w:rPr>
        <w:t>recurrence</w:t>
      </w:r>
      <w:r>
        <w:rPr>
          <w:rFonts w:ascii="Times New Roman" w:hAnsi="Times New Roman" w:cs="Times New Roman"/>
        </w:rPr>
        <w:t xml:space="preserve">-free </w:t>
      </w:r>
      <w:r>
        <w:rPr>
          <w:rFonts w:hint="eastAsia" w:ascii="Times New Roman" w:hAnsi="Times New Roman" w:cs="Times New Roman"/>
          <w:lang w:eastAsia="zh"/>
        </w:rPr>
        <w:t>interval</w:t>
      </w:r>
      <w:r>
        <w:rPr>
          <w:rFonts w:ascii="Times New Roman" w:hAnsi="Times New Roman" w:cs="Times New Roman"/>
        </w:rPr>
        <w:t xml:space="preserve"> (</w:t>
      </w:r>
      <w:r>
        <w:rPr>
          <w:rFonts w:hint="eastAsia" w:ascii="Times New Roman" w:hAnsi="Times New Roman" w:cs="Times New Roman"/>
          <w:lang w:eastAsia="zh"/>
        </w:rPr>
        <w:t>R</w:t>
      </w:r>
      <w:r>
        <w:rPr>
          <w:rFonts w:ascii="Times New Roman" w:hAnsi="Times New Roman" w:cs="Times New Roman"/>
        </w:rPr>
        <w:t>F</w:t>
      </w:r>
      <w:r>
        <w:rPr>
          <w:rFonts w:hint="eastAsia" w:ascii="Times New Roman" w:hAnsi="Times New Roman" w:cs="Times New Roman"/>
          <w:lang w:eastAsia="zh"/>
        </w:rPr>
        <w:t>I</w:t>
      </w:r>
      <w:r>
        <w:rPr>
          <w:rFonts w:ascii="Times New Roman" w:hAnsi="Times New Roman" w:cs="Times New Roman"/>
        </w:rPr>
        <w:t>), defined as the time from surgery to the first recurrence of renal cell carcinoma (either local disease or distant metastasis detected by imaging, biopsy, or physical examination)</w:t>
      </w:r>
      <w:r>
        <w:rPr>
          <w:rFonts w:hint="eastAsia" w:ascii="Times New Roman" w:hAnsi="Times New Roman" w:cs="Times New Roman"/>
          <w:lang w:eastAsia="zh"/>
        </w:rPr>
        <w:t xml:space="preserve">. </w:t>
      </w:r>
      <w:r>
        <w:rPr>
          <w:rFonts w:ascii="Times New Roman" w:hAnsi="Times New Roman" w:cs="Times New Roman"/>
        </w:rPr>
        <w:t>The secondary outcome</w:t>
      </w:r>
      <w:r>
        <w:rPr>
          <w:rFonts w:hint="eastAsia" w:ascii="Times New Roman" w:hAnsi="Times New Roman" w:cs="Times New Roman"/>
          <w:lang w:eastAsia="zh"/>
        </w:rPr>
        <w:t>s were</w:t>
      </w:r>
      <w:r>
        <w:rPr>
          <w:rFonts w:ascii="Times New Roman" w:hAnsi="Times New Roman" w:cs="Times New Roman"/>
        </w:rPr>
        <w:t xml:space="preserve"> cancer-specific survival (CSS), defined as the time from surgery to death due to </w:t>
      </w:r>
      <w:r>
        <w:rPr>
          <w:rFonts w:hint="eastAsia" w:ascii="Times New Roman" w:hAnsi="Times New Roman" w:cs="Times New Roman"/>
          <w:lang w:eastAsia="zh"/>
        </w:rPr>
        <w:t>RCC</w:t>
      </w:r>
      <w:r>
        <w:rPr>
          <w:rFonts w:ascii="Times New Roman" w:hAnsi="Times New Roman" w:cs="Times New Roman"/>
          <w:lang w:eastAsia="zh"/>
        </w:rPr>
        <w:t>, and</w:t>
      </w:r>
      <w:r>
        <w:rPr>
          <w:rFonts w:ascii="Times New Roman" w:hAnsi="Times New Roman" w:cs="Times New Roman"/>
        </w:rPr>
        <w:t xml:space="preserve"> overall survival (OS), defined as the time from surgery to death or last follow-up. </w:t>
      </w:r>
      <w:r>
        <w:rPr>
          <w:rFonts w:hint="eastAsia" w:ascii="Times New Roman" w:hAnsi="Times New Roman" w:cs="Times New Roman"/>
          <w:lang w:eastAsia="zh"/>
        </w:rPr>
        <w:t xml:space="preserve">For the patients with postoperative </w:t>
      </w:r>
      <w:ins w:id="344" w:author="aboutDr." w:date="2025-10-06T14:18:00Z">
        <w:r>
          <w:rPr>
            <w:rFonts w:ascii="Times New Roman" w:hAnsi="Times New Roman" w:cs="Times New Roman"/>
            <w:lang w:eastAsia="zh"/>
          </w:rPr>
          <w:t xml:space="preserve">adjuvant </w:t>
        </w:r>
      </w:ins>
      <w:r>
        <w:rPr>
          <w:rFonts w:ascii="Times New Roman" w:hAnsi="Times New Roman" w:cs="Times New Roman"/>
          <w:color w:val="000000"/>
        </w:rPr>
        <w:t>TKI</w:t>
      </w:r>
      <w:del w:id="345" w:author="aboutDr." w:date="2025-10-06T14:09:00Z">
        <w:r>
          <w:rPr>
            <w:rFonts w:ascii="Times New Roman" w:hAnsi="Times New Roman" w:cs="Times New Roman"/>
            <w:color w:val="000000"/>
          </w:rPr>
          <w:delText>-</w:delText>
        </w:r>
      </w:del>
      <w:ins w:id="346" w:author="aboutDr." w:date="2025-10-06T14:09:00Z">
        <w:r>
          <w:rPr>
            <w:rFonts w:ascii="Times New Roman" w:hAnsi="Times New Roman" w:cs="Times New Roman"/>
            <w:color w:val="000000"/>
          </w:rPr>
          <w:t xml:space="preserve"> or </w:t>
        </w:r>
      </w:ins>
      <w:r>
        <w:rPr>
          <w:rFonts w:ascii="Times New Roman" w:hAnsi="Times New Roman" w:cs="Times New Roman"/>
          <w:color w:val="000000"/>
        </w:rPr>
        <w:t xml:space="preserve">ICB </w:t>
      </w:r>
      <w:r>
        <w:rPr>
          <w:rFonts w:hint="eastAsia" w:ascii="Times New Roman" w:hAnsi="Times New Roman" w:cs="Times New Roman"/>
          <w:color w:val="000000"/>
          <w:lang w:eastAsia="zh"/>
        </w:rPr>
        <w:t>t</w:t>
      </w:r>
      <w:r>
        <w:rPr>
          <w:rFonts w:ascii="Times New Roman" w:hAnsi="Times New Roman" w:cs="Times New Roman"/>
          <w:color w:val="000000"/>
        </w:rPr>
        <w:t>herapy</w:t>
      </w:r>
      <w:r>
        <w:rPr>
          <w:rFonts w:hint="eastAsia" w:ascii="Times New Roman" w:hAnsi="Times New Roman" w:cs="Times New Roman"/>
          <w:color w:val="000000"/>
          <w:lang w:eastAsia="zh"/>
        </w:rPr>
        <w:t xml:space="preserve">, </w:t>
      </w:r>
      <w:r>
        <w:rPr>
          <w:rFonts w:hint="eastAsia" w:ascii="Times New Roman" w:hAnsi="Times New Roman" w:cs="Times New Roman"/>
          <w:lang w:eastAsia="zh"/>
        </w:rPr>
        <w:t>t</w:t>
      </w:r>
      <w:r>
        <w:rPr>
          <w:rFonts w:ascii="Times New Roman" w:hAnsi="Times New Roman" w:cs="Times New Roman"/>
        </w:rPr>
        <w:t>he primary outcomes w</w:t>
      </w:r>
      <w:r>
        <w:rPr>
          <w:rFonts w:hint="eastAsia" w:ascii="Times New Roman" w:hAnsi="Times New Roman" w:cs="Times New Roman"/>
          <w:lang w:eastAsia="zh"/>
        </w:rPr>
        <w:t>as</w:t>
      </w:r>
      <w:r>
        <w:rPr>
          <w:rFonts w:ascii="Times New Roman" w:hAnsi="Times New Roman" w:cs="Times New Roman"/>
        </w:rPr>
        <w:t xml:space="preserve"> </w:t>
      </w:r>
      <w:del w:id="347" w:author="aboutDr." w:date="2025-10-06T14:18:00Z">
        <w:r>
          <w:rPr>
            <w:rFonts w:ascii="Times New Roman" w:hAnsi="Times New Roman" w:cs="Times New Roman"/>
            <w:lang w:eastAsia="zh"/>
          </w:rPr>
          <w:delText>progression</w:delText>
        </w:r>
      </w:del>
      <w:ins w:id="348" w:author="aboutDr." w:date="2025-10-06T14:18:00Z">
        <w:r>
          <w:rPr>
            <w:rFonts w:ascii="Times New Roman" w:hAnsi="Times New Roman" w:cs="Times New Roman"/>
            <w:lang w:eastAsia="zh"/>
          </w:rPr>
          <w:t>disease</w:t>
        </w:r>
      </w:ins>
      <w:r>
        <w:rPr>
          <w:rFonts w:ascii="Times New Roman" w:hAnsi="Times New Roman" w:cs="Times New Roman"/>
        </w:rPr>
        <w:t xml:space="preserve">-free </w:t>
      </w:r>
      <w:del w:id="349" w:author="aboutDr." w:date="2025-10-06T14:19:00Z">
        <w:r>
          <w:rPr>
            <w:rFonts w:ascii="Times New Roman" w:hAnsi="Times New Roman" w:cs="Times New Roman"/>
            <w:lang w:eastAsia="zh"/>
          </w:rPr>
          <w:delText>interval</w:delText>
        </w:r>
      </w:del>
      <w:ins w:id="350" w:author="aboutDr." w:date="2025-10-06T14:19:00Z">
        <w:r>
          <w:rPr>
            <w:rFonts w:ascii="Times New Roman" w:hAnsi="Times New Roman" w:cs="Times New Roman"/>
            <w:lang w:eastAsia="zh"/>
          </w:rPr>
          <w:t>survival</w:t>
        </w:r>
      </w:ins>
      <w:r>
        <w:rPr>
          <w:rFonts w:ascii="Times New Roman" w:hAnsi="Times New Roman" w:cs="Times New Roman"/>
        </w:rPr>
        <w:t xml:space="preserve"> (</w:t>
      </w:r>
      <w:ins w:id="351" w:author="aboutDr." w:date="2025-10-06T14:19:00Z">
        <w:r>
          <w:rPr>
            <w:rFonts w:ascii="Times New Roman" w:hAnsi="Times New Roman" w:cs="Times New Roman"/>
          </w:rPr>
          <w:t>DFS</w:t>
        </w:r>
      </w:ins>
      <w:del w:id="352" w:author="aboutDr." w:date="2025-10-06T14:19:00Z">
        <w:r>
          <w:rPr>
            <w:rFonts w:hint="eastAsia" w:ascii="Times New Roman" w:hAnsi="Times New Roman" w:cs="Times New Roman"/>
            <w:lang w:eastAsia="zh"/>
          </w:rPr>
          <w:delText>P</w:delText>
        </w:r>
      </w:del>
      <w:del w:id="353" w:author="aboutDr." w:date="2025-10-06T14:19:00Z">
        <w:r>
          <w:rPr>
            <w:rFonts w:ascii="Times New Roman" w:hAnsi="Times New Roman" w:cs="Times New Roman"/>
          </w:rPr>
          <w:delText>F</w:delText>
        </w:r>
      </w:del>
      <w:del w:id="354" w:author="aboutDr." w:date="2025-10-06T14:19:00Z">
        <w:r>
          <w:rPr>
            <w:rFonts w:hint="eastAsia" w:ascii="Times New Roman" w:hAnsi="Times New Roman" w:cs="Times New Roman"/>
            <w:lang w:eastAsia="zh"/>
          </w:rPr>
          <w:delText>I</w:delText>
        </w:r>
      </w:del>
      <w:r>
        <w:rPr>
          <w:rFonts w:ascii="Times New Roman" w:hAnsi="Times New Roman" w:cs="Times New Roman"/>
        </w:rPr>
        <w:t xml:space="preserve">), </w:t>
      </w:r>
      <w:ins w:id="355" w:author="aboutDr." w:date="2025-10-06T14:19:00Z">
        <w:r>
          <w:rPr>
            <w:rFonts w:ascii="Times New Roman" w:hAnsi="Times New Roman" w:cs="Times New Roman"/>
            <w:rPrChange w:id="356" w:author="aboutDr." w:date="2025-10-06T14:19:00Z">
              <w:rPr/>
            </w:rPrChange>
          </w:rPr>
          <w:t xml:space="preserve">which was defined as the time from </w:t>
        </w:r>
      </w:ins>
      <w:ins w:id="357" w:author="aboutDr." w:date="2025-10-06T14:19:00Z">
        <w:r>
          <w:rPr>
            <w:rFonts w:hint="eastAsia" w:ascii="Times New Roman" w:hAnsi="Times New Roman" w:cs="Times New Roman"/>
            <w:lang w:eastAsia="zh"/>
          </w:rPr>
          <w:t>the start of treatment</w:t>
        </w:r>
      </w:ins>
      <w:ins w:id="358" w:author="aboutDr." w:date="2025-10-06T14:19:00Z">
        <w:r>
          <w:rPr>
            <w:rFonts w:ascii="Times New Roman" w:hAnsi="Times New Roman" w:cs="Times New Roman"/>
            <w:rPrChange w:id="359" w:author="aboutDr." w:date="2025-10-06T14:19:00Z">
              <w:rPr/>
            </w:rPrChange>
          </w:rPr>
          <w:t xml:space="preserve"> to the first documented local or distant recurrence of renal-cell carcinoma or death due to any cause, whichever occurred first, as assessed by the investigator</w:t>
        </w:r>
      </w:ins>
      <w:r>
        <w:rPr>
          <w:rFonts w:ascii="Times New Roman" w:hAnsi="Times New Roman" w:cs="Times New Roman"/>
        </w:rPr>
        <w:fldChar w:fldCharType="begin">
          <w:fldData xml:space="preserve">PEVuZE5vdGU+PENpdGU+PEF1dGhvcj5DaG91ZWlyaTwvQXV0aG9yPjxZZWFyPjIwMjE8L1llYXI+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PEVuZE5vdGU+PENpdGU+PEF1dGhvcj5DaG91ZWlyaTwvQXV0aG9yPjxZZWFyPjIwMjE8L1llYXI+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</w:fldData>
        </w:fldChar>
      </w:r>
      <w:r>
        <w:rPr>
          <w:rFonts w:ascii="Times New Roman" w:hAnsi="Times New Roman" w:cs="Times New Roman"/>
        </w:rPr>
        <w:instrText xml:space="preserve"> ADDIN EN.CITE.DATA </w:instrText>
      </w:r>
      <w:r>
        <w:rPr>
          <w:rFonts w:ascii="Times New Roman" w:hAnsi="Times New Roman" w:cs="Times New Roman"/>
        </w:rPr>
        <w:fldChar w:fldCharType="end"/>
      </w:r>
      <w:r>
        <w:rPr>
          <w:rFonts w:ascii="Times New Roman" w:hAnsi="Times New Roman" w:cs="Times New Roman"/>
        </w:rPr>
        <w:fldChar w:fldCharType="separate"/>
      </w:r>
      <w:r>
        <w:rPr>
          <w:rFonts w:ascii="Times New Roman" w:hAnsi="Times New Roman" w:cs="Times New Roman"/>
          <w:vertAlign w:val="superscript"/>
        </w:rPr>
        <w:t>28</w:t>
      </w:r>
      <w:r>
        <w:rPr>
          <w:rFonts w:ascii="Times New Roman" w:hAnsi="Times New Roman" w:cs="Times New Roman"/>
        </w:rPr>
        <w:fldChar w:fldCharType="end"/>
      </w:r>
      <w:ins w:id="360" w:author="aboutDr." w:date="2025-10-06T14:19:00Z">
        <w:r>
          <w:rPr>
            <w:rFonts w:ascii="Times New Roman" w:hAnsi="Times New Roman" w:cs="Times New Roman"/>
            <w:rPrChange w:id="361" w:author="aboutDr." w:date="2025-10-06T14:19:00Z">
              <w:rPr/>
            </w:rPrChange>
          </w:rPr>
          <w:t>.</w:t>
        </w:r>
      </w:ins>
      <w:ins w:id="362" w:author="aboutDr." w:date="2025-10-06T14:21:00Z">
        <w:r>
          <w:rPr>
            <w:rFonts w:ascii="Times New Roman" w:hAnsi="Times New Roman" w:cs="Times New Roman"/>
          </w:rPr>
          <w:t xml:space="preserve"> </w:t>
        </w:r>
      </w:ins>
      <w:del w:id="363" w:author="aboutDr." w:date="2025-10-06T14:20:00Z">
        <w:r>
          <w:rPr>
            <w:rFonts w:ascii="Times New Roman" w:hAnsi="Times New Roman" w:cs="Times New Roman"/>
          </w:rPr>
          <w:delText xml:space="preserve">defined as </w:delText>
        </w:r>
      </w:del>
      <w:del w:id="364" w:author="aboutDr." w:date="2025-10-06T14:20:00Z">
        <w:r>
          <w:rPr>
            <w:rFonts w:hint="eastAsia" w:ascii="Times New Roman" w:hAnsi="Times New Roman" w:cs="Times New Roman"/>
            <w:lang w:eastAsia="zh"/>
          </w:rPr>
          <w:delText xml:space="preserve">the time from the start of treatment to the occurrence of disease progression. </w:delText>
        </w:r>
      </w:del>
      <w:r>
        <w:rPr>
          <w:rFonts w:ascii="Times New Roman" w:hAnsi="Times New Roman" w:cs="Times New Roman"/>
        </w:rPr>
        <w:t>The secondary outcome</w:t>
      </w:r>
      <w:r>
        <w:rPr>
          <w:rFonts w:hint="eastAsia" w:ascii="Times New Roman" w:hAnsi="Times New Roman" w:cs="Times New Roman"/>
          <w:lang w:eastAsia="zh"/>
        </w:rPr>
        <w:t>s were</w:t>
      </w:r>
      <w:r>
        <w:rPr>
          <w:rFonts w:ascii="Times New Roman" w:hAnsi="Times New Roman" w:cs="Times New Roman"/>
        </w:rPr>
        <w:t xml:space="preserve"> CSS</w:t>
      </w:r>
      <w:r>
        <w:rPr>
          <w:rFonts w:ascii="Times New Roman" w:hAnsi="Times New Roman" w:cs="Times New Roman"/>
          <w:lang w:eastAsia="zh"/>
        </w:rPr>
        <w:t xml:space="preserve"> and</w:t>
      </w:r>
      <w:r>
        <w:rPr>
          <w:rFonts w:ascii="Times New Roman" w:hAnsi="Times New Roman" w:cs="Times New Roman"/>
        </w:rPr>
        <w:t xml:space="preserve"> OS</w:t>
      </w:r>
      <w:r>
        <w:rPr>
          <w:rFonts w:ascii="Times New Roman" w:hAnsi="Times New Roman" w:cs="Times New Roman"/>
          <w:color w:val="000000"/>
          <w:lang w:eastAsia="zh"/>
        </w:rPr>
        <w:t>.</w:t>
      </w:r>
      <w:r>
        <w:rPr>
          <w:rFonts w:hint="eastAsia" w:ascii="Times New Roman" w:hAnsi="Times New Roman" w:cs="Times New Roman"/>
          <w:color w:val="000000"/>
          <w:lang w:eastAsia="zh"/>
        </w:rPr>
        <w:t xml:space="preserve"> </w:t>
      </w:r>
      <w:r>
        <w:rPr>
          <w:rFonts w:ascii="Times New Roman" w:hAnsi="Times New Roman" w:cs="Times New Roman"/>
        </w:rPr>
        <w:t>Patients who survived were censored at the date of their last follow-up.</w:t>
      </w:r>
    </w:p>
    <w:p ns2:paraId="4076D8EE">
      <w:pPr>
        <w:rPr>
          <w:rFonts w:ascii="Times New Roman" w:hAnsi="Times New Roman" w:cs="Times New Roman"/>
        </w:rPr>
      </w:pPr>
    </w:p>
    <w:p ns2:paraId="4035A8B8">
      <w:pPr>
        <w:rPr>
          <w:rFonts w:ascii="Times New Roman" w:hAnsi="Times New Roman" w:cs="Times New Roman"/>
          <w:b/>
          <w:bCs/>
        </w:rPr>
      </w:pPr>
      <w:r>
        <w:rPr>
          <w:rFonts w:ascii="Times New Roman" w:hAnsi="Times New Roman" w:cs="Times New Roman"/>
          <w:b/>
          <w:bCs/>
        </w:rPr>
        <w:t>Statistical analysis</w:t>
      </w:r>
    </w:p>
    <w:p ns2:paraId="04314EE0">
      <w:pPr>
        <w:rPr>
          <w:rFonts w:ascii="Times New Roman" w:hAnsi="Times New Roman" w:cs="Times New Roman"/>
        </w:rPr>
      </w:pPr>
      <w:r>
        <w:rPr>
          <w:rFonts w:ascii="Times New Roman" w:hAnsi="Times New Roman" w:cs="Times New Roman"/>
        </w:rPr>
        <w:t>This study followed the REMARK, TRIPOD reporting, and SAGER guidelines (</w:t>
      </w:r>
      <w:ins w:id="365" w:author="aboutDr. [2]" w:date="2025-10-07T22:36:58Z">
        <w:r>
          <w:rPr>
            <w:rFonts w:hint="eastAsia" w:ascii="Times New Roman" w:hAnsi="Times New Roman" w:cs="Times New Roman"/>
          </w:rPr>
          <w:t>Table S8</w:t>
        </w:r>
      </w:ins>
      <w:ins w:id="366" w:author="aboutDr. [2]" w:date="2025-10-07T22:36:59Z">
        <w:r>
          <w:rPr>
            <w:rFonts w:hint="default" w:ascii="Times New Roman" w:hAnsi="Times New Roman" w:cs="Times New Roman"/>
            <w:lang w:val="en-US"/>
          </w:rPr>
          <w:t>-</w:t>
        </w:r>
      </w:ins>
      <w:ins w:id="367" w:author="aboutDr. [2]" w:date="2025-10-07T22:37:00Z">
        <w:r>
          <w:rPr>
            <w:rFonts w:hint="default" w:ascii="Times New Roman" w:hAnsi="Times New Roman" w:cs="Times New Roman"/>
            <w:lang w:val="en-US"/>
          </w:rPr>
          <w:t>9</w:t>
        </w:r>
      </w:ins>
      <w:ins w:id="368" w:author="aboutDr. [2]" w:date="2025-10-07T23:27:02Z">
        <w:r>
          <w:rPr>
            <w:rFonts w:hint="default" w:ascii="Times New Roman" w:hAnsi="Times New Roman" w:cs="Times New Roman"/>
            <w:lang w:val="en-US"/>
          </w:rPr>
          <w:t>:</w:t>
        </w:r>
      </w:ins>
      <w:ins w:id="369" w:author="aboutDr. [2]" w:date="2025-10-07T22:37:02Z">
        <w:r>
          <w:rPr>
            <w:rFonts w:hint="default" w:ascii="Times New Roman" w:hAnsi="Times New Roman" w:cs="Times New Roman"/>
            <w:lang w:val="en-US"/>
          </w:rPr>
          <w:t xml:space="preserve"> </w:t>
        </w:r>
      </w:ins>
      <w:ins w:id="370" w:author="aboutDr. [2]" w:date="2025-10-07T23:34:47Z">
        <w:r>
          <w:rPr>
            <w:rFonts w:hint="default" w:ascii="Times New Roman" w:hAnsi="Times New Roman" w:cs="Times New Roman"/>
            <w:lang w:val="en-US"/>
          </w:rPr>
          <w:t>a</w:t>
        </w:r>
      </w:ins>
      <w:del w:id="371" w:author="aboutDr. [2]" w:date="2025-10-07T22:37:03Z">
        <w:r>
          <w:rPr>
            <w:rFonts w:ascii="Times New Roman" w:hAnsi="Times New Roman" w:cs="Times New Roman"/>
          </w:rPr>
          <w:delText>a</w:delText>
        </w:r>
      </w:del>
      <w:r>
        <w:rPr>
          <w:rFonts w:ascii="Times New Roman" w:hAnsi="Times New Roman" w:cs="Times New Roman"/>
        </w:rPr>
        <w:t>ppendix pp</w:t>
      </w:r>
      <w:del w:id="372" w:author="aboutDr. [2]" w:date="2025-10-07T22:37:05Z">
        <w:r>
          <w:rPr>
            <w:rFonts w:ascii="Times New Roman" w:hAnsi="Times New Roman" w:cs="Times New Roman"/>
          </w:rPr>
          <w:delText xml:space="preserve"> </w:delText>
        </w:r>
      </w:del>
      <w:r>
        <w:rPr>
          <w:rFonts w:ascii="Times New Roman" w:hAnsi="Times New Roman" w:cs="Times New Roman"/>
          <w:lang w:eastAsia="zh"/>
        </w:rPr>
        <w:t>2</w:t>
      </w:r>
      <w:del w:id="373" w:author="aboutDr." w:date="2025-10-06T14:10:00Z">
        <w:r>
          <w:rPr>
            <w:rFonts w:ascii="Times New Roman" w:hAnsi="Times New Roman" w:cs="Times New Roman"/>
            <w:lang w:eastAsia="zh"/>
          </w:rPr>
          <w:delText>3</w:delText>
        </w:r>
      </w:del>
      <w:ins w:id="374" w:author="aboutDr. [2]" w:date="2025-10-07T22:36:37Z">
        <w:r>
          <w:rPr>
            <w:rFonts w:hint="default" w:ascii="Times New Roman" w:hAnsi="Times New Roman" w:cs="Times New Roman"/>
            <w:lang w:val="en-US" w:eastAsia="zh"/>
          </w:rPr>
          <w:t>6</w:t>
        </w:r>
      </w:ins>
      <w:ins w:id="375" w:author="aboutDr." w:date="2025-10-06T14:10:00Z">
        <w:del w:id="376" w:author="aboutDr. [2]" w:date="2025-10-07T22:36:36Z">
          <w:r>
            <w:rPr>
              <w:rFonts w:ascii="Times New Roman" w:hAnsi="Times New Roman" w:cs="Times New Roman"/>
              <w:lang w:eastAsia="zh"/>
            </w:rPr>
            <w:delText>4</w:delText>
          </w:r>
        </w:del>
      </w:ins>
      <w:del w:id="377" w:author="aboutDr." w:date="2025-10-06T14:10:00Z">
        <w:r>
          <w:rPr>
            <w:rFonts w:ascii="Times New Roman" w:hAnsi="Times New Roman" w:cs="Times New Roman"/>
          </w:rPr>
          <w:delText>–</w:delText>
        </w:r>
      </w:del>
      <w:ins w:id="378" w:author="aboutDr." w:date="2025-10-06T14:10:00Z">
        <w:r>
          <w:rPr>
            <w:rFonts w:ascii="Times New Roman" w:hAnsi="Times New Roman" w:cs="Times New Roman"/>
          </w:rPr>
          <w:t>-</w:t>
        </w:r>
      </w:ins>
      <w:r>
        <w:rPr>
          <w:rFonts w:ascii="Times New Roman" w:hAnsi="Times New Roman" w:cs="Times New Roman"/>
        </w:rPr>
        <w:t>2</w:t>
      </w:r>
      <w:del w:id="379" w:author="aboutDr." w:date="2025-10-06T14:10:00Z">
        <w:r>
          <w:rPr>
            <w:rFonts w:ascii="Times New Roman" w:hAnsi="Times New Roman" w:cs="Times New Roman"/>
            <w:lang w:eastAsia="zh"/>
          </w:rPr>
          <w:delText>4</w:delText>
        </w:r>
      </w:del>
      <w:ins w:id="380" w:author="aboutDr. [2]" w:date="2025-10-07T22:36:40Z">
        <w:r>
          <w:rPr>
            <w:rFonts w:hint="default" w:ascii="Times New Roman" w:hAnsi="Times New Roman" w:cs="Times New Roman"/>
            <w:lang w:val="en-US" w:eastAsia="zh"/>
          </w:rPr>
          <w:t>7</w:t>
        </w:r>
      </w:ins>
      <w:ins w:id="381" w:author="aboutDr." w:date="2025-10-06T14:10:00Z">
        <w:del w:id="382" w:author="aboutDr. [2]" w:date="2025-10-07T22:36:40Z">
          <w:r>
            <w:rPr>
              <w:rFonts w:ascii="Times New Roman" w:hAnsi="Times New Roman" w:cs="Times New Roman"/>
              <w:lang w:eastAsia="zh"/>
            </w:rPr>
            <w:delText>5</w:delText>
          </w:r>
        </w:del>
      </w:ins>
      <w:r>
        <w:rPr>
          <w:rFonts w:ascii="Times New Roman" w:hAnsi="Times New Roman" w:cs="Times New Roman"/>
        </w:rPr>
        <w:t>)</w:t>
      </w:r>
      <w:r>
        <w:rPr>
          <w:rFonts w:ascii="Times New Roman" w:hAnsi="Times New Roman" w:cs="Times New Roman"/>
        </w:rPr>
        <w:fldChar w:fldCharType="begin">
          <w:fldData xml:space="preserve">PEVuZE5vdGU+PENpdGU+PEF1dGhvcj5BbHRtYW48L0F1dGhvcj48WWVhcj4yMDEyPC9ZZWFyPjxS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==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PEVuZE5vdGU+PENpdGU+PEF1dGhvcj5BbHRtYW48L0F1dGhvcj48WWVhcj4yMDEyPC9ZZWFyPjxS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==
</w:fldData>
        </w:fldChar>
      </w:r>
      <w:r>
        <w:rPr>
          <w:rFonts w:ascii="Times New Roman" w:hAnsi="Times New Roman" w:cs="Times New Roman"/>
        </w:rPr>
        <w:instrText xml:space="preserve"> ADDIN EN.CITE.DATA </w:instrText>
      </w:r>
      <w:r>
        <w:rPr>
          <w:rFonts w:ascii="Times New Roman" w:hAnsi="Times New Roman" w:cs="Times New Roman"/>
        </w:rPr>
        <w:fldChar w:fldCharType="end"/>
      </w:r>
      <w:r>
        <w:rPr>
          <w:rFonts w:ascii="Times New Roman" w:hAnsi="Times New Roman" w:cs="Times New Roman"/>
        </w:rPr>
        <w:fldChar w:fldCharType="separate"/>
      </w:r>
      <w:r>
        <w:rPr>
          <w:rFonts w:ascii="Times New Roman" w:hAnsi="Times New Roman" w:cs="Times New Roman"/>
          <w:vertAlign w:val="superscript"/>
        </w:rPr>
        <w:t>37-39</w:t>
      </w:r>
      <w:r>
        <w:rPr>
          <w:rFonts w:ascii="Times New Roman" w:hAnsi="Times New Roman" w:cs="Times New Roman"/>
        </w:rPr>
        <w:fldChar w:fldCharType="end"/>
      </w:r>
      <w:r>
        <w:rPr>
          <w:rFonts w:ascii="Times New Roman" w:hAnsi="Times New Roman" w:cs="Times New Roman"/>
        </w:rPr>
        <w:t xml:space="preserve">. The Kaplan-Meier method was used to analyze the relationship between variables and </w:t>
      </w:r>
      <w:ins w:id="383" w:author="aboutDr. [2]" w:date="2025-10-07T22:46:31Z">
        <w:r>
          <w:rPr>
            <w:rFonts w:hint="default" w:ascii="Times New Roman" w:hAnsi="Times New Roman" w:cs="Times New Roman"/>
            <w:lang w:val="en-US"/>
          </w:rPr>
          <w:t>D</w:t>
        </w:r>
      </w:ins>
      <w:del w:id="384" w:author="aboutDr. [2]" w:date="2025-10-07T22:46:30Z">
        <w:r>
          <w:rPr>
            <w:rFonts w:ascii="Times New Roman" w:hAnsi="Times New Roman" w:cs="Times New Roman"/>
          </w:rPr>
          <w:delText>P</w:delText>
        </w:r>
      </w:del>
      <w:r>
        <w:rPr>
          <w:rFonts w:ascii="Times New Roman" w:hAnsi="Times New Roman" w:cs="Times New Roman"/>
        </w:rPr>
        <w:t>FS</w:t>
      </w:r>
      <w:ins w:id="385" w:author="aboutDr. [2]" w:date="2025-10-07T22:46:36Z">
        <w:r>
          <w:rPr>
            <w:rFonts w:hint="default" w:ascii="Times New Roman" w:hAnsi="Times New Roman" w:cs="Times New Roman"/>
            <w:lang w:val="en-US"/>
          </w:rPr>
          <w:t>,</w:t>
        </w:r>
      </w:ins>
      <w:ins w:id="386" w:author="aboutDr. [2]" w:date="2025-10-07T22:46:37Z">
        <w:r>
          <w:rPr>
            <w:rFonts w:hint="default" w:ascii="Times New Roman" w:hAnsi="Times New Roman" w:cs="Times New Roman"/>
            <w:lang w:val="en-US"/>
          </w:rPr>
          <w:t xml:space="preserve"> C</w:t>
        </w:r>
      </w:ins>
      <w:ins w:id="387" w:author="aboutDr. [2]" w:date="2025-10-07T22:46:38Z">
        <w:r>
          <w:rPr>
            <w:rFonts w:hint="default" w:ascii="Times New Roman" w:hAnsi="Times New Roman" w:cs="Times New Roman"/>
            <w:lang w:val="en-US"/>
          </w:rPr>
          <w:t>SS</w:t>
        </w:r>
      </w:ins>
      <w:r>
        <w:rPr>
          <w:rFonts w:ascii="Times New Roman" w:hAnsi="Times New Roman" w:cs="Times New Roman"/>
        </w:rPr>
        <w:t xml:space="preserve"> and </w:t>
      </w:r>
      <w:ins w:id="388" w:author="aboutDr. [2]" w:date="2025-10-07T22:46:40Z">
        <w:r>
          <w:rPr>
            <w:rFonts w:hint="default" w:ascii="Times New Roman" w:hAnsi="Times New Roman" w:cs="Times New Roman"/>
            <w:lang w:val="en-US"/>
          </w:rPr>
          <w:t>O</w:t>
        </w:r>
      </w:ins>
      <w:del w:id="389" w:author="aboutDr. [2]" w:date="2025-10-07T22:46:39Z">
        <w:r>
          <w:rPr>
            <w:rFonts w:ascii="Times New Roman" w:hAnsi="Times New Roman" w:cs="Times New Roman"/>
          </w:rPr>
          <w:delText>CS</w:delText>
        </w:r>
      </w:del>
      <w:r>
        <w:rPr>
          <w:rFonts w:ascii="Times New Roman" w:hAnsi="Times New Roman" w:cs="Times New Roman"/>
        </w:rPr>
        <w:t>S, with the log-rank test assessing the classifier’s ability to predict survival. A Cox regression model was used for multivariable survival analysis, and Cox regression coefficients were used to generate a multimodal recurrence scoring system</w:t>
      </w:r>
      <w:r>
        <w:rPr>
          <w:rFonts w:ascii="Times New Roman" w:hAnsi="Times New Roman" w:cs="Times New Roman"/>
        </w:rPr>
        <w:fldChar w:fldCharType="begin">
          <w:fldData xml:space="preserve">PEVuZE5vdGU+PENpdGU+PEF1dGhvcj5MaWFuZzwvQXV0aG9yPjxZZWFyPjIwMTU8L1llYXI+PFJl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PEVuZE5vdGU+PENpdGU+PEF1dGhvcj5MaWFuZzwvQXV0aG9yPjxZZWFyPjIwMTU8L1llYXI+PFJl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</w:fldData>
        </w:fldChar>
      </w:r>
      <w:r>
        <w:rPr>
          <w:rFonts w:ascii="Times New Roman" w:hAnsi="Times New Roman" w:cs="Times New Roman"/>
        </w:rPr>
        <w:instrText xml:space="preserve"> ADDIN EN.CITE.DATA </w:instrText>
      </w:r>
      <w:r>
        <w:rPr>
          <w:rFonts w:ascii="Times New Roman" w:hAnsi="Times New Roman" w:cs="Times New Roman"/>
        </w:rPr>
        <w:fldChar w:fldCharType="end"/>
      </w:r>
      <w:r>
        <w:rPr>
          <w:rFonts w:ascii="Times New Roman" w:hAnsi="Times New Roman" w:cs="Times New Roman"/>
        </w:rPr>
        <w:fldChar w:fldCharType="separate"/>
      </w:r>
      <w:r>
        <w:rPr>
          <w:rFonts w:ascii="Times New Roman" w:hAnsi="Times New Roman" w:cs="Times New Roman"/>
          <w:vertAlign w:val="superscript"/>
        </w:rPr>
        <w:t>40</w:t>
      </w:r>
      <w:r>
        <w:rPr>
          <w:rFonts w:ascii="Times New Roman" w:hAnsi="Times New Roman" w:cs="Times New Roman"/>
        </w:rPr>
        <w:fldChar w:fldCharType="end"/>
      </w:r>
      <w:r>
        <w:rPr>
          <w:rFonts w:ascii="Times New Roman" w:hAnsi="Times New Roman" w:cs="Times New Roman"/>
        </w:rPr>
        <w:t>. Calibration curves were used to assess the accuracy of predicted outcomes for MRSS 2·0</w:t>
      </w:r>
      <w:r>
        <w:rPr>
          <w:rFonts w:ascii="Times New Roman" w:hAnsi="Times New Roman" w:cs="Times New Roman"/>
        </w:rPr>
        <w:fldChar w:fldCharType="begin">
          <w:fldData xml:space="preserve">PEVuZE5vdGU+PENpdGU+PEF1dGhvcj5MaWFuZzwvQXV0aG9yPjxZZWFyPjIwMTU8L1llYXI+PFJl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PEVuZE5vdGU+PENpdGU+PEF1dGhvcj5MaWFuZzwvQXV0aG9yPjxZZWFyPjIwMTU8L1llYXI+PFJl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</w:fldData>
        </w:fldChar>
      </w:r>
      <w:r>
        <w:rPr>
          <w:rFonts w:ascii="Times New Roman" w:hAnsi="Times New Roman" w:cs="Times New Roman"/>
        </w:rPr>
        <w:instrText xml:space="preserve"> ADDIN EN.CITE.DATA </w:instrText>
      </w:r>
      <w:r>
        <w:rPr>
          <w:rFonts w:ascii="Times New Roman" w:hAnsi="Times New Roman" w:cs="Times New Roman"/>
        </w:rPr>
        <w:fldChar w:fldCharType="end"/>
      </w:r>
      <w:r>
        <w:rPr>
          <w:rFonts w:ascii="Times New Roman" w:hAnsi="Times New Roman" w:cs="Times New Roman"/>
        </w:rPr>
        <w:fldChar w:fldCharType="separate"/>
      </w:r>
      <w:r>
        <w:rPr>
          <w:rFonts w:ascii="Times New Roman" w:hAnsi="Times New Roman" w:cs="Times New Roman"/>
          <w:vertAlign w:val="superscript"/>
        </w:rPr>
        <w:t>40</w:t>
      </w:r>
      <w:r>
        <w:rPr>
          <w:rFonts w:ascii="Times New Roman" w:hAnsi="Times New Roman" w:cs="Times New Roman"/>
        </w:rPr>
        <w:fldChar w:fldCharType="end"/>
      </w:r>
      <w:r>
        <w:rPr>
          <w:rFonts w:ascii="Times New Roman" w:hAnsi="Times New Roman" w:cs="Times New Roman"/>
        </w:rPr>
        <w:t xml:space="preserve">. Time-dependent receiver operating characteristic (ROC) curves and areas under the curve (AUCs) for 3, 5, and 7 years were generated to evaluate the model's predictive accuracy at different time points </w:t>
      </w:r>
      <w:r>
        <w:rPr>
          <w:rFonts w:ascii="Times New Roman" w:hAnsi="Times New Roman" w:cs="Times New Roman"/>
        </w:rPr>
        <w:fldChar w:fldCharType="begin"/>
      </w:r>
      <w:r>
        <w:rPr>
          <w:rFonts w:ascii="Times New Roman" w:hAnsi="Times New Roman" w:cs="Times New Roman"/>
        </w:rPr>
        <w:instrText xml:space="preserve"> ADDIN EN.CITE &lt;EndNote&gt;&lt;Cite&gt;&lt;Author&gt;Heagerty&lt;/Author&gt;&lt;Year&gt;2000&lt;/Year&gt;&lt;RecNum&gt;38&lt;/RecNum&gt;&lt;DisplayText&gt;&lt;style face="superscript"&gt;41&lt;/style&gt;&lt;/DisplayText&gt;&lt;record&gt;&lt;rec-number&gt;38&lt;/rec-number&gt;&lt;foreign-keys&gt;&lt;key app="EN" db-id="pefwrzxdi2t59reffti52tsaxv5se2x9ewee" timestamp="1658892361"&gt;38&lt;/key&gt;&lt;/foreign-keys&gt;&lt;ref-type name="Journal Article"&gt;17&lt;/ref-type&gt;&lt;contributors&gt;&lt;authors&gt;&lt;author&gt;Heagerty, P. J.&lt;/author&gt;&lt;author&gt;Lumley, T.&lt;/author&gt;&lt;author&gt;Pepe, M. S.&lt;/author&gt;&lt;/authors&gt;&lt;/contributors&gt;&lt;auth-address&gt;Department of Biostatistics, University of Washington, Seattle 98195, USA. heagerty@biostat.washington.edu&lt;/auth-address&gt;&lt;titles&gt;&lt;title&gt;Time-dependent ROC curves for censored survival data and a diagnostic marker&lt;/title&gt;&lt;secondary-title&gt;Biometrics&lt;/secondary-title&gt;&lt;/titles&gt;&lt;periodical&gt;&lt;full-title&gt;Biometrics&lt;/full-title&gt;&lt;/periodical&gt;&lt;pages&gt;337-44&lt;/pages&gt;&lt;volume&gt;56&lt;/volume&gt;&lt;number&gt;2&lt;/number&gt;&lt;keywords&gt;&lt;keyword&gt;Breast Neoplasms/*diagnosis/mortality&lt;/keyword&gt;&lt;keyword&gt;Female&lt;/keyword&gt;&lt;keyword&gt;Humans&lt;/keyword&gt;&lt;keyword&gt;*ROC Curve&lt;/keyword&gt;&lt;keyword&gt;Sensitivity and Specificity&lt;/keyword&gt;&lt;keyword&gt;*Survival Analysis&lt;/keyword&gt;&lt;keyword&gt;Survival Rate&lt;/keyword&gt;&lt;keyword&gt;*Time Factors&lt;/keyword&gt;&lt;keyword&gt;Treatment Outcome&lt;/keyword&gt;&lt;/keywords&gt;&lt;dates&gt;&lt;year&gt;2000&lt;/year&gt;&lt;pub-dates&gt;&lt;date&gt;Jun&lt;/date&gt;&lt;/pub-dates&gt;&lt;/dates&gt;&lt;isbn&gt;0006-341X (Print)&amp;#xD;0006-341X (Linking)&lt;/isbn&gt;&lt;accession-num&gt;10877287&lt;/accession-num&gt;&lt;urls&gt;&lt;related-urls&gt;&lt;url&gt;https://www.ncbi.nlm.nih.gov/pubmed/10877287&lt;/url&gt;&lt;/related-urls&gt;&lt;/urls&gt;&lt;electronic-resource-num&gt;10.1111/j.0006-341x.2000.00337.x&lt;/electronic-resource-num&gt;&lt;/record&gt;&lt;/Cite&gt;&lt;/EndNote&gt;</w:instrText>
      </w:r>
      <w:r>
        <w:rPr>
          <w:rFonts w:ascii="Times New Roman" w:hAnsi="Times New Roman" w:cs="Times New Roman"/>
        </w:rPr>
        <w:fldChar w:fldCharType="separate"/>
      </w:r>
      <w:r>
        <w:rPr>
          <w:rFonts w:ascii="Times New Roman" w:hAnsi="Times New Roman" w:cs="Times New Roman"/>
          <w:vertAlign w:val="superscript"/>
        </w:rPr>
        <w:t>41</w:t>
      </w:r>
      <w:r>
        <w:rPr>
          <w:rFonts w:ascii="Times New Roman" w:hAnsi="Times New Roman" w:cs="Times New Roman"/>
        </w:rPr>
        <w:fldChar w:fldCharType="end"/>
      </w:r>
      <w:r>
        <w:rPr>
          <w:rFonts w:ascii="Times New Roman" w:hAnsi="Times New Roman" w:cs="Times New Roman"/>
        </w:rPr>
        <w:t>. Decision curve analysis was performed to calculate the clinical net benefit of each model. The net benefit of each strategy was compared to assess the value of interventions based on predicted risks exceeding specific thresholds. Net benefit was defined as the value derived from decisions made based on model predictions. Statistical tests were performed with R software (version 4.1.0) and Python (version 3.6.5), with a two-sided p-value of less than 0·05 considered statistically significant. And relevant packages outlined in the appendix (p</w:t>
      </w:r>
      <w:del w:id="390" w:author="aboutDr. [2]" w:date="2025-10-07T22:28:32Z">
        <w:r>
          <w:rPr>
            <w:rFonts w:ascii="Times New Roman" w:hAnsi="Times New Roman" w:cs="Times New Roman"/>
          </w:rPr>
          <w:delText xml:space="preserve"> </w:delText>
        </w:r>
      </w:del>
      <w:r>
        <w:rPr>
          <w:rFonts w:ascii="Times New Roman" w:hAnsi="Times New Roman" w:cs="Times New Roman"/>
        </w:rPr>
        <w:t>2</w:t>
      </w:r>
      <w:del w:id="391" w:author="aboutDr. [2]" w:date="2025-10-06T14:57:28Z">
        <w:r>
          <w:rPr>
            <w:rFonts w:hint="default" w:ascii="Times New Roman" w:hAnsi="Times New Roman" w:cs="Times New Roman"/>
            <w:lang w:val="en-US"/>
          </w:rPr>
          <w:delText>5</w:delText>
        </w:r>
      </w:del>
      <w:ins w:id="392" w:author="aboutDr. [2]" w:date="2025-10-07T22:37:20Z">
        <w:r>
          <w:rPr>
            <w:rFonts w:hint="default" w:ascii="Times New Roman" w:hAnsi="Times New Roman" w:cs="Times New Roman"/>
            <w:lang w:val="en-US"/>
          </w:rPr>
          <w:t>8</w:t>
        </w:r>
      </w:ins>
      <w:r>
        <w:rPr>
          <w:rFonts w:ascii="Times New Roman" w:hAnsi="Times New Roman" w:cs="Times New Roman"/>
        </w:rPr>
        <w:t>).</w:t>
      </w:r>
    </w:p>
    <w:p ns2:paraId="46EABB29">
      <w:pPr>
        <w:rPr>
          <w:rFonts w:ascii="Times New Roman" w:hAnsi="Times New Roman" w:cs="Times New Roman"/>
        </w:rPr>
      </w:pPr>
    </w:p>
    <w:p ns2:paraId="750D2AFD">
      <w:pPr>
        <w:rPr>
          <w:rFonts w:ascii="Times New Roman" w:hAnsi="Times New Roman" w:cs="Times New Roman"/>
          <w:b/>
          <w:bCs/>
        </w:rPr>
      </w:pPr>
      <w:r>
        <w:rPr>
          <w:rFonts w:ascii="Times New Roman" w:hAnsi="Times New Roman" w:cs="Times New Roman"/>
          <w:b/>
          <w:bCs/>
        </w:rPr>
        <w:t>Role of the funding source</w:t>
      </w:r>
    </w:p>
    <w:p ns2:paraId="3E090054">
      <w:pPr>
        <w:rPr>
          <w:rFonts w:ascii="Times New Roman" w:hAnsi="Times New Roman" w:cs="Times New Roman"/>
        </w:rPr>
      </w:pPr>
      <w:r>
        <w:rPr>
          <w:rFonts w:ascii="Times New Roman" w:hAnsi="Times New Roman" w:cs="Times New Roman"/>
        </w:rPr>
        <w:t>The sponsors of the study had no role in study design, data collection, data analysis, data interpretation, or writing of the report.</w:t>
      </w:r>
    </w:p>
    <w:p ns2:paraId="6862E496">
      <w:pPr>
        <w:rPr>
          <w:rFonts w:ascii="Times New Roman" w:hAnsi="Times New Roman" w:cs="Times New Roman"/>
        </w:rPr>
      </w:pPr>
    </w:p>
    <w:p ns2:paraId="22E5DC28">
      <w:pPr>
        <w:rPr>
          <w:rFonts w:ascii="Times New Roman" w:hAnsi="Times New Roman" w:cs="Times New Roman"/>
        </w:rPr>
      </w:pPr>
      <w:r>
        <w:rPr>
          <w:rFonts w:ascii="Times New Roman" w:hAnsi="Times New Roman" w:cs="Times New Roman"/>
          <w:b/>
          <w:bCs/>
          <w:color w:val="C00000"/>
        </w:rPr>
        <w:t>Results</w:t>
      </w:r>
    </w:p>
    <w:p ns2:paraId="4A11921B">
      <w:pPr>
        <w:rPr>
          <w:rFonts w:ascii="Times New Roman" w:hAnsi="Times New Roman" w:cs="Times New Roman"/>
        </w:rPr>
      </w:pPr>
      <w:r>
        <w:rPr>
          <w:rFonts w:ascii="Times New Roman" w:hAnsi="Times New Roman" w:cs="Times New Roman"/>
        </w:rPr>
        <w:t>Figure S1 outlines our data assembly process (</w:t>
      </w:r>
      <w:ins w:id="393" w:author="aboutDr. [2]" w:date="2025-10-07T22:38:06Z">
        <w:r>
          <w:rPr>
            <w:rFonts w:hint="default" w:ascii="Times New Roman" w:hAnsi="Times New Roman" w:cs="Times New Roman"/>
            <w:lang w:val="en-US"/>
          </w:rPr>
          <w:t>A</w:t>
        </w:r>
      </w:ins>
      <w:del w:id="394" w:author="aboutDr. [2]" w:date="2025-10-07T22:38:03Z">
        <w:r>
          <w:rPr>
            <w:rFonts w:ascii="Times New Roman" w:hAnsi="Times New Roman" w:cs="Times New Roman"/>
          </w:rPr>
          <w:delText>a</w:delText>
        </w:r>
      </w:del>
      <w:r>
        <w:rPr>
          <w:rFonts w:ascii="Times New Roman" w:hAnsi="Times New Roman" w:cs="Times New Roman"/>
        </w:rPr>
        <w:t xml:space="preserve">ppendix p4). A total of </w:t>
      </w:r>
      <w:del w:id="395" w:author="aboutDr." w:date="2025-10-06T13:06:00Z">
        <w:r>
          <w:rPr>
            <w:rFonts w:ascii="Times New Roman" w:hAnsi="Times New Roman" w:cs="Times New Roman"/>
          </w:rPr>
          <w:delText>2</w:delText>
        </w:r>
      </w:del>
      <w:del w:id="396" w:author="aboutDr." w:date="2025-10-06T13:06:00Z">
        <w:r>
          <w:rPr>
            <w:rFonts w:ascii="Times New Roman" w:hAnsi="Times New Roman" w:cs="Times New Roman"/>
            <w:lang w:eastAsia="zh"/>
          </w:rPr>
          <w:delText>74</w:delText>
        </w:r>
      </w:del>
      <w:ins w:id="397" w:author="aboutDr." w:date="2025-10-06T13:06:00Z">
        <w:r>
          <w:rPr>
            <w:rFonts w:ascii="Times New Roman" w:hAnsi="Times New Roman" w:cs="Times New Roman"/>
          </w:rPr>
          <w:t>163</w:t>
        </w:r>
      </w:ins>
      <w:r>
        <w:rPr>
          <w:rFonts w:ascii="Times New Roman" w:hAnsi="Times New Roman" w:cs="Times New Roman"/>
        </w:rPr>
        <w:t>,</w:t>
      </w:r>
      <w:del w:id="398" w:author="aboutDr." w:date="2025-10-06T13:06:00Z">
        <w:r>
          <w:rPr>
            <w:rFonts w:ascii="Times New Roman" w:hAnsi="Times New Roman" w:cs="Times New Roman"/>
            <w:lang w:eastAsia="zh"/>
          </w:rPr>
          <w:delText>875</w:delText>
        </w:r>
      </w:del>
      <w:ins w:id="399" w:author="aboutDr." w:date="2025-10-06T13:06:00Z">
        <w:r>
          <w:rPr>
            <w:rFonts w:ascii="Times New Roman" w:hAnsi="Times New Roman" w:cs="Times New Roman"/>
            <w:lang w:eastAsia="zh"/>
          </w:rPr>
          <w:t>658</w:t>
        </w:r>
      </w:ins>
      <w:r>
        <w:rPr>
          <w:rFonts w:ascii="Times New Roman" w:hAnsi="Times New Roman" w:cs="Times New Roman"/>
        </w:rPr>
        <w:t xml:space="preserve"> patients were enrolled in the SEER database with histologically confirmed renal cell carcinoma (RCC) between January 1, 2000, and December 31, 2020. Of these, </w:t>
      </w:r>
      <w:r>
        <w:rPr>
          <w:rFonts w:hint="eastAsia" w:ascii="Times New Roman" w:hAnsi="Times New Roman" w:cs="Times New Roman"/>
          <w:lang w:eastAsia="zh"/>
        </w:rPr>
        <w:t>1</w:t>
      </w:r>
      <w:del w:id="400" w:author="aboutDr." w:date="2025-10-06T13:06:00Z">
        <w:r>
          <w:rPr>
            <w:rFonts w:ascii="Times New Roman" w:hAnsi="Times New Roman" w:cs="Times New Roman"/>
            <w:lang w:eastAsia="zh"/>
          </w:rPr>
          <w:delText>8</w:delText>
        </w:r>
      </w:del>
      <w:ins w:id="401" w:author="aboutDr." w:date="2025-10-06T13:06:00Z">
        <w:r>
          <w:rPr>
            <w:rFonts w:ascii="Times New Roman" w:hAnsi="Times New Roman" w:cs="Times New Roman"/>
            <w:lang w:eastAsia="zh"/>
          </w:rPr>
          <w:t>1</w:t>
        </w:r>
      </w:ins>
      <w:r>
        <w:rPr>
          <w:rFonts w:ascii="Times New Roman" w:hAnsi="Times New Roman" w:cs="Times New Roman"/>
          <w:lang w:eastAsia="zh"/>
        </w:rPr>
        <w:t>,</w:t>
      </w:r>
      <w:del w:id="402" w:author="aboutDr." w:date="2025-10-06T13:06:00Z">
        <w:r>
          <w:rPr>
            <w:rFonts w:ascii="Times New Roman" w:hAnsi="Times New Roman" w:cs="Times New Roman"/>
            <w:lang w:eastAsia="zh"/>
          </w:rPr>
          <w:delText>523</w:delText>
        </w:r>
      </w:del>
      <w:ins w:id="403" w:author="aboutDr." w:date="2025-10-06T13:06:00Z">
        <w:r>
          <w:rPr>
            <w:rFonts w:ascii="Times New Roman" w:hAnsi="Times New Roman" w:cs="Times New Roman"/>
            <w:lang w:eastAsia="zh"/>
          </w:rPr>
          <w:t>772</w:t>
        </w:r>
      </w:ins>
      <w:r>
        <w:rPr>
          <w:rFonts w:ascii="Times New Roman" w:hAnsi="Times New Roman" w:cs="Times New Roman"/>
          <w:lang w:eastAsia="zh"/>
        </w:rPr>
        <w:t xml:space="preserve"> patients with history of radiation or chemotherapy, </w:t>
      </w:r>
      <w:r>
        <w:rPr>
          <w:rFonts w:hint="eastAsia" w:ascii="Times New Roman" w:hAnsi="Times New Roman" w:cs="Times New Roman"/>
          <w:lang w:eastAsia="zh"/>
        </w:rPr>
        <w:t>1</w:t>
      </w:r>
      <w:del w:id="404" w:author="aboutDr." w:date="2025-10-06T13:07:00Z">
        <w:r>
          <w:rPr>
            <w:rFonts w:ascii="Times New Roman" w:hAnsi="Times New Roman" w:cs="Times New Roman"/>
            <w:lang w:eastAsia="zh"/>
          </w:rPr>
          <w:delText>20</w:delText>
        </w:r>
      </w:del>
      <w:del w:id="405" w:author="aboutDr." w:date="2025-10-06T13:07:00Z">
        <w:r>
          <w:rPr>
            <w:rFonts w:ascii="Times New Roman" w:hAnsi="Times New Roman" w:cs="Times New Roman"/>
          </w:rPr>
          <w:delText>,</w:delText>
        </w:r>
      </w:del>
      <w:del w:id="406" w:author="aboutDr." w:date="2025-10-06T13:07:00Z">
        <w:r>
          <w:rPr>
            <w:rFonts w:ascii="Times New Roman" w:hAnsi="Times New Roman" w:cs="Times New Roman"/>
            <w:lang w:eastAsia="zh"/>
          </w:rPr>
          <w:delText>479</w:delText>
        </w:r>
      </w:del>
      <w:ins w:id="407" w:author="aboutDr." w:date="2025-10-06T13:07:00Z">
        <w:r>
          <w:rPr>
            <w:rFonts w:ascii="Times New Roman" w:hAnsi="Times New Roman" w:cs="Times New Roman"/>
            <w:lang w:eastAsia="zh"/>
          </w:rPr>
          <w:t>6,013</w:t>
        </w:r>
      </w:ins>
      <w:r>
        <w:rPr>
          <w:rFonts w:ascii="Times New Roman" w:hAnsi="Times New Roman" w:cs="Times New Roman"/>
        </w:rPr>
        <w:t xml:space="preserve"> had diagnoses of non-KIRC/KICH/KIRP, </w:t>
      </w:r>
      <w:r>
        <w:rPr>
          <w:rFonts w:ascii="Times New Roman" w:hAnsi="Times New Roman" w:cs="Times New Roman"/>
          <w:lang w:eastAsia="zh"/>
        </w:rPr>
        <w:t>8</w:t>
      </w:r>
      <w:r>
        <w:rPr>
          <w:rFonts w:ascii="Times New Roman" w:hAnsi="Times New Roman" w:cs="Times New Roman"/>
        </w:rPr>
        <w:t>,613 lacked survival or censoring data, and 10,109 had missing data for at least one key domain (e.g., tumor size, grade, or stage). Additionally, 512 patients outside the study age range (18</w:t>
      </w:r>
      <w:del w:id="408" w:author="aboutDr." w:date="2025-10-06T13:07:00Z">
        <w:r>
          <w:rPr>
            <w:rFonts w:ascii="Times New Roman" w:hAnsi="Times New Roman" w:cs="Times New Roman"/>
          </w:rPr>
          <w:delText>–</w:delText>
        </w:r>
      </w:del>
      <w:ins w:id="409" w:author="aboutDr." w:date="2025-10-06T13:07:00Z">
        <w:r>
          <w:rPr>
            <w:rFonts w:ascii="Times New Roman" w:hAnsi="Times New Roman" w:cs="Times New Roman"/>
          </w:rPr>
          <w:t>-</w:t>
        </w:r>
      </w:ins>
      <w:r>
        <w:rPr>
          <w:rFonts w:ascii="Times New Roman" w:hAnsi="Times New Roman" w:cs="Times New Roman"/>
        </w:rPr>
        <w:t xml:space="preserve">90 years) </w:t>
      </w:r>
      <w:ins w:id="410" w:author="aboutDr." w:date="2025-10-06T13:07:00Z">
        <w:r>
          <w:rPr>
            <w:rFonts w:ascii="Times New Roman" w:hAnsi="Times New Roman" w:cs="Times New Roman"/>
          </w:rPr>
          <w:t xml:space="preserve">and 7,318 </w:t>
        </w:r>
      </w:ins>
      <w:ins w:id="411" w:author="aboutDr." w:date="2025-10-06T13:08:00Z">
        <w:r>
          <w:rPr>
            <w:rFonts w:ascii="Times New Roman" w:hAnsi="Times New Roman" w:cs="Times New Roman"/>
          </w:rPr>
          <w:t xml:space="preserve">patients with metastatic RCC at diagnosis </w:t>
        </w:r>
      </w:ins>
      <w:r>
        <w:rPr>
          <w:rFonts w:ascii="Times New Roman" w:hAnsi="Times New Roman" w:cs="Times New Roman"/>
        </w:rPr>
        <w:t>were excluded. The final study cohort included 1</w:t>
      </w:r>
      <w:del w:id="412" w:author="aboutDr." w:date="2025-10-06T13:05:00Z">
        <w:r>
          <w:rPr>
            <w:rFonts w:ascii="Times New Roman" w:hAnsi="Times New Roman" w:cs="Times New Roman"/>
          </w:rPr>
          <w:delText>16,639</w:delText>
        </w:r>
      </w:del>
      <w:ins w:id="413" w:author="aboutDr." w:date="2025-10-06T13:05:00Z">
        <w:r>
          <w:rPr>
            <w:rFonts w:ascii="Times New Roman" w:hAnsi="Times New Roman" w:cs="Times New Roman"/>
          </w:rPr>
          <w:t>09,321</w:t>
        </w:r>
      </w:ins>
      <w:r>
        <w:rPr>
          <w:rFonts w:ascii="Times New Roman" w:hAnsi="Times New Roman" w:cs="Times New Roman"/>
        </w:rPr>
        <w:t xml:space="preserve"> patients. Table S1 provides baseline characteristics, and Table S5 (</w:t>
      </w:r>
      <w:ins w:id="414" w:author="aboutDr. [2]" w:date="2025-10-07T22:38:27Z">
        <w:r>
          <w:rPr>
            <w:rFonts w:hint="default" w:ascii="Times New Roman" w:hAnsi="Times New Roman" w:cs="Times New Roman"/>
            <w:lang w:val="en-US"/>
          </w:rPr>
          <w:t>A</w:t>
        </w:r>
      </w:ins>
      <w:del w:id="415" w:author="aboutDr. [2]" w:date="2025-10-07T22:38:26Z">
        <w:r>
          <w:rPr>
            <w:rFonts w:ascii="Times New Roman" w:hAnsi="Times New Roman" w:cs="Times New Roman"/>
          </w:rPr>
          <w:delText>a</w:delText>
        </w:r>
      </w:del>
      <w:r>
        <w:rPr>
          <w:rFonts w:ascii="Times New Roman" w:hAnsi="Times New Roman" w:cs="Times New Roman"/>
        </w:rPr>
        <w:t>ppendix pp</w:t>
      </w:r>
      <w:del w:id="416" w:author="aboutDr. [2]" w:date="2025-10-07T22:38:20Z">
        <w:r>
          <w:rPr>
            <w:rFonts w:ascii="Times New Roman" w:hAnsi="Times New Roman" w:cs="Times New Roman"/>
          </w:rPr>
          <w:delText xml:space="preserve"> </w:delText>
        </w:r>
      </w:del>
      <w:r>
        <w:rPr>
          <w:rFonts w:ascii="Times New Roman" w:hAnsi="Times New Roman" w:cs="Times New Roman"/>
        </w:rPr>
        <w:t>1</w:t>
      </w:r>
      <w:del w:id="417" w:author="aboutDr." w:date="2025-10-06T13:09:00Z">
        <w:r>
          <w:rPr>
            <w:rFonts w:ascii="Times New Roman" w:hAnsi="Times New Roman" w:cs="Times New Roman"/>
          </w:rPr>
          <w:delText>6</w:delText>
        </w:r>
      </w:del>
      <w:ins w:id="418" w:author="aboutDr. [2]" w:date="2025-10-07T22:38:22Z">
        <w:r>
          <w:rPr>
            <w:rFonts w:hint="default" w:ascii="Times New Roman" w:hAnsi="Times New Roman" w:cs="Times New Roman"/>
            <w:lang w:val="en-US"/>
          </w:rPr>
          <w:t>9</w:t>
        </w:r>
      </w:ins>
      <w:ins w:id="419" w:author="aboutDr." w:date="2025-10-06T13:09:00Z">
        <w:del w:id="420" w:author="aboutDr. [2]" w:date="2025-10-07T22:38:22Z">
          <w:r>
            <w:rPr>
              <w:rFonts w:ascii="Times New Roman" w:hAnsi="Times New Roman" w:cs="Times New Roman"/>
            </w:rPr>
            <w:delText>7</w:delText>
          </w:r>
        </w:del>
      </w:ins>
      <w:r>
        <w:rPr>
          <w:rFonts w:ascii="Times New Roman" w:hAnsi="Times New Roman" w:cs="Times New Roman"/>
        </w:rPr>
        <w:t xml:space="preserve">, </w:t>
      </w:r>
      <w:r>
        <w:rPr>
          <w:rFonts w:ascii="Times New Roman" w:hAnsi="Times New Roman" w:cs="Times New Roman"/>
          <w:lang w:eastAsia="zh"/>
        </w:rPr>
        <w:t>2</w:t>
      </w:r>
      <w:del w:id="421" w:author="aboutDr." w:date="2025-10-06T13:09:00Z">
        <w:r>
          <w:rPr>
            <w:rFonts w:ascii="Times New Roman" w:hAnsi="Times New Roman" w:cs="Times New Roman"/>
            <w:lang w:eastAsia="zh"/>
          </w:rPr>
          <w:delText>0</w:delText>
        </w:r>
      </w:del>
      <w:ins w:id="422" w:author="aboutDr. [2]" w:date="2025-10-07T22:38:24Z">
        <w:r>
          <w:rPr>
            <w:rFonts w:hint="default" w:ascii="Times New Roman" w:hAnsi="Times New Roman" w:cs="Times New Roman"/>
            <w:lang w:val="en-US" w:eastAsia="zh"/>
          </w:rPr>
          <w:t>3</w:t>
        </w:r>
      </w:ins>
      <w:ins w:id="423" w:author="aboutDr." w:date="2025-10-06T13:09:00Z">
        <w:del w:id="424" w:author="aboutDr. [2]" w:date="2025-10-07T22:38:24Z">
          <w:r>
            <w:rPr>
              <w:rFonts w:ascii="Times New Roman" w:hAnsi="Times New Roman" w:cs="Times New Roman"/>
              <w:lang w:eastAsia="zh"/>
            </w:rPr>
            <w:delText>1</w:delText>
          </w:r>
        </w:del>
      </w:ins>
      <w:r>
        <w:rPr>
          <w:rFonts w:ascii="Times New Roman" w:hAnsi="Times New Roman" w:cs="Times New Roman"/>
        </w:rPr>
        <w:t>) details ethnicities. The mean age was 61·5 years (SD 12·3). Most patients were White (9</w:t>
      </w:r>
      <w:ins w:id="425" w:author="aboutDr." w:date="2025-10-06T13:16:00Z">
        <w:r>
          <w:rPr>
            <w:rFonts w:hint="eastAsia" w:ascii="Times New Roman" w:hAnsi="Times New Roman" w:cs="Times New Roman"/>
          </w:rPr>
          <w:t>0</w:t>
        </w:r>
      </w:ins>
      <w:del w:id="426" w:author="aboutDr." w:date="2025-10-06T13:16:00Z">
        <w:r>
          <w:rPr>
            <w:rFonts w:ascii="Times New Roman" w:hAnsi="Times New Roman" w:cs="Times New Roman"/>
          </w:rPr>
          <w:delText>6</w:delText>
        </w:r>
      </w:del>
      <w:r>
        <w:rPr>
          <w:rFonts w:ascii="Times New Roman" w:hAnsi="Times New Roman" w:cs="Times New Roman"/>
        </w:rPr>
        <w:t>,</w:t>
      </w:r>
      <w:ins w:id="427" w:author="aboutDr." w:date="2025-10-06T13:17:00Z">
        <w:r>
          <w:rPr>
            <w:rFonts w:hint="eastAsia" w:ascii="Times New Roman" w:hAnsi="Times New Roman" w:cs="Times New Roman"/>
          </w:rPr>
          <w:t>416</w:t>
        </w:r>
      </w:ins>
      <w:del w:id="428" w:author="aboutDr." w:date="2025-10-06T13:17:00Z">
        <w:r>
          <w:rPr>
            <w:rFonts w:ascii="Times New Roman" w:hAnsi="Times New Roman" w:cs="Times New Roman"/>
          </w:rPr>
          <w:delText>327</w:delText>
        </w:r>
      </w:del>
      <w:r>
        <w:rPr>
          <w:rFonts w:ascii="Times New Roman" w:hAnsi="Times New Roman" w:cs="Times New Roman"/>
        </w:rPr>
        <w:t xml:space="preserve"> [82·</w:t>
      </w:r>
      <w:del w:id="429" w:author="aboutDr." w:date="2025-10-06T13:17:00Z">
        <w:r>
          <w:rPr>
            <w:rFonts w:ascii="Times New Roman" w:hAnsi="Times New Roman" w:cs="Times New Roman"/>
          </w:rPr>
          <w:delText>6</w:delText>
        </w:r>
      </w:del>
      <w:ins w:id="430" w:author="aboutDr." w:date="2025-10-06T13:17:00Z">
        <w:r>
          <w:rPr>
            <w:rFonts w:hint="eastAsia" w:ascii="Times New Roman" w:hAnsi="Times New Roman" w:cs="Times New Roman"/>
          </w:rPr>
          <w:t>7</w:t>
        </w:r>
      </w:ins>
      <w:r>
        <w:rPr>
          <w:rFonts w:ascii="Times New Roman" w:hAnsi="Times New Roman" w:cs="Times New Roman"/>
        </w:rPr>
        <w:t>%]), 9·</w:t>
      </w:r>
      <w:del w:id="431" w:author="aboutDr." w:date="2025-10-06T13:17:00Z">
        <w:r>
          <w:rPr>
            <w:rFonts w:ascii="Times New Roman" w:hAnsi="Times New Roman" w:cs="Times New Roman"/>
          </w:rPr>
          <w:delText>7</w:delText>
        </w:r>
      </w:del>
      <w:ins w:id="432" w:author="aboutDr." w:date="2025-10-06T13:17:00Z">
        <w:r>
          <w:rPr>
            <w:rFonts w:hint="eastAsia" w:ascii="Times New Roman" w:hAnsi="Times New Roman" w:cs="Times New Roman"/>
          </w:rPr>
          <w:t>3</w:t>
        </w:r>
      </w:ins>
      <w:r>
        <w:rPr>
          <w:rFonts w:ascii="Times New Roman" w:hAnsi="Times New Roman" w:cs="Times New Roman"/>
        </w:rPr>
        <w:t>% were Black (1</w:t>
      </w:r>
      <w:del w:id="433" w:author="aboutDr." w:date="2025-10-06T13:17:00Z">
        <w:r>
          <w:rPr>
            <w:rFonts w:ascii="Times New Roman" w:hAnsi="Times New Roman" w:cs="Times New Roman"/>
          </w:rPr>
          <w:delText>1</w:delText>
        </w:r>
      </w:del>
      <w:ins w:id="434" w:author="aboutDr." w:date="2025-10-06T13:17:00Z">
        <w:r>
          <w:rPr>
            <w:rFonts w:hint="eastAsia" w:ascii="Times New Roman" w:hAnsi="Times New Roman" w:cs="Times New Roman"/>
          </w:rPr>
          <w:t>0</w:t>
        </w:r>
      </w:ins>
      <w:r>
        <w:rPr>
          <w:rFonts w:ascii="Times New Roman" w:hAnsi="Times New Roman" w:cs="Times New Roman"/>
        </w:rPr>
        <w:t>,</w:t>
      </w:r>
      <w:del w:id="435" w:author="aboutDr." w:date="2025-10-06T13:17:00Z">
        <w:r>
          <w:rPr>
            <w:rFonts w:ascii="Times New Roman" w:hAnsi="Times New Roman" w:cs="Times New Roman"/>
          </w:rPr>
          <w:delText>314</w:delText>
        </w:r>
      </w:del>
      <w:ins w:id="436" w:author="aboutDr." w:date="2025-10-06T13:17:00Z">
        <w:r>
          <w:rPr>
            <w:rFonts w:hint="eastAsia" w:ascii="Times New Roman" w:hAnsi="Times New Roman" w:cs="Times New Roman"/>
          </w:rPr>
          <w:t>130</w:t>
        </w:r>
      </w:ins>
      <w:r>
        <w:rPr>
          <w:rFonts w:ascii="Times New Roman" w:hAnsi="Times New Roman" w:cs="Times New Roman"/>
        </w:rPr>
        <w:t xml:space="preserve">), and </w:t>
      </w:r>
      <w:del w:id="437" w:author="aboutDr." w:date="2025-10-06T13:17:00Z">
        <w:r>
          <w:rPr>
            <w:rFonts w:ascii="Times New Roman" w:hAnsi="Times New Roman" w:cs="Times New Roman"/>
          </w:rPr>
          <w:delText>5</w:delText>
        </w:r>
      </w:del>
      <w:ins w:id="438" w:author="aboutDr." w:date="2025-10-06T13:17:00Z">
        <w:r>
          <w:rPr>
            <w:rFonts w:hint="eastAsia" w:ascii="Times New Roman" w:hAnsi="Times New Roman" w:cs="Times New Roman"/>
          </w:rPr>
          <w:t>6</w:t>
        </w:r>
      </w:ins>
      <w:r>
        <w:rPr>
          <w:rFonts w:ascii="Times New Roman" w:hAnsi="Times New Roman" w:cs="Times New Roman"/>
        </w:rPr>
        <w:t>·</w:t>
      </w:r>
      <w:del w:id="439" w:author="aboutDr." w:date="2025-10-06T13:17:00Z">
        <w:r>
          <w:rPr>
            <w:rFonts w:ascii="Times New Roman" w:hAnsi="Times New Roman" w:cs="Times New Roman"/>
          </w:rPr>
          <w:delText>9</w:delText>
        </w:r>
      </w:del>
      <w:ins w:id="440" w:author="aboutDr." w:date="2025-10-06T13:17:00Z">
        <w:r>
          <w:rPr>
            <w:rFonts w:hint="eastAsia" w:ascii="Times New Roman" w:hAnsi="Times New Roman" w:cs="Times New Roman"/>
          </w:rPr>
          <w:t>1</w:t>
        </w:r>
      </w:ins>
      <w:r>
        <w:rPr>
          <w:rFonts w:ascii="Times New Roman" w:hAnsi="Times New Roman" w:cs="Times New Roman"/>
        </w:rPr>
        <w:t>% were Asian (6,</w:t>
      </w:r>
      <w:del w:id="441" w:author="aboutDr." w:date="2025-10-06T13:17:00Z">
        <w:r>
          <w:rPr>
            <w:rFonts w:ascii="Times New Roman" w:hAnsi="Times New Roman" w:cs="Times New Roman"/>
          </w:rPr>
          <w:delText>849</w:delText>
        </w:r>
      </w:del>
      <w:ins w:id="442" w:author="aboutDr." w:date="2025-10-06T13:17:00Z">
        <w:r>
          <w:rPr>
            <w:rFonts w:hint="eastAsia" w:ascii="Times New Roman" w:hAnsi="Times New Roman" w:cs="Times New Roman"/>
          </w:rPr>
          <w:t>693</w:t>
        </w:r>
      </w:ins>
      <w:r>
        <w:rPr>
          <w:rFonts w:ascii="Times New Roman" w:hAnsi="Times New Roman" w:cs="Times New Roman"/>
        </w:rPr>
        <w:t>). Most cancers were clear cell RCC (</w:t>
      </w:r>
      <w:del w:id="443" w:author="aboutDr." w:date="2025-10-06T13:18:00Z">
        <w:r>
          <w:rPr>
            <w:rFonts w:ascii="Times New Roman" w:hAnsi="Times New Roman" w:cs="Times New Roman"/>
          </w:rPr>
          <w:delText>93</w:delText>
        </w:r>
      </w:del>
      <w:ins w:id="444" w:author="aboutDr." w:date="2025-10-06T13:18:00Z">
        <w:r>
          <w:rPr>
            <w:rFonts w:hint="eastAsia" w:ascii="Times New Roman" w:hAnsi="Times New Roman" w:cs="Times New Roman"/>
          </w:rPr>
          <w:t>86</w:t>
        </w:r>
      </w:ins>
      <w:r>
        <w:rPr>
          <w:rFonts w:ascii="Times New Roman" w:hAnsi="Times New Roman" w:cs="Times New Roman"/>
        </w:rPr>
        <w:t>,</w:t>
      </w:r>
      <w:del w:id="445" w:author="aboutDr." w:date="2025-10-06T13:18:00Z">
        <w:r>
          <w:rPr>
            <w:rFonts w:ascii="Times New Roman" w:hAnsi="Times New Roman" w:cs="Times New Roman"/>
          </w:rPr>
          <w:delText>646</w:delText>
        </w:r>
      </w:del>
      <w:ins w:id="446" w:author="aboutDr." w:date="2025-10-06T13:18:00Z">
        <w:r>
          <w:rPr>
            <w:rFonts w:hint="eastAsia" w:ascii="Times New Roman" w:hAnsi="Times New Roman" w:cs="Times New Roman"/>
          </w:rPr>
          <w:t>936</w:t>
        </w:r>
      </w:ins>
      <w:r>
        <w:rPr>
          <w:rFonts w:ascii="Times New Roman" w:hAnsi="Times New Roman" w:cs="Times New Roman"/>
        </w:rPr>
        <w:t xml:space="preserve"> [</w:t>
      </w:r>
      <w:del w:id="447" w:author="aboutDr." w:date="2025-10-06T13:18:00Z">
        <w:r>
          <w:rPr>
            <w:rFonts w:ascii="Times New Roman" w:hAnsi="Times New Roman" w:cs="Times New Roman"/>
          </w:rPr>
          <w:delText>80</w:delText>
        </w:r>
      </w:del>
      <w:ins w:id="448" w:author="aboutDr." w:date="2025-10-06T13:18:00Z">
        <w:r>
          <w:rPr>
            <w:rFonts w:hint="eastAsia" w:ascii="Times New Roman" w:hAnsi="Times New Roman" w:cs="Times New Roman"/>
          </w:rPr>
          <w:t>79</w:t>
        </w:r>
      </w:ins>
      <w:r>
        <w:rPr>
          <w:rFonts w:ascii="Times New Roman" w:hAnsi="Times New Roman" w:cs="Times New Roman"/>
        </w:rPr>
        <w:t>·</w:t>
      </w:r>
      <w:del w:id="449" w:author="aboutDr." w:date="2025-10-06T13:18:00Z">
        <w:r>
          <w:rPr>
            <w:rFonts w:ascii="Times New Roman" w:hAnsi="Times New Roman" w:cs="Times New Roman"/>
          </w:rPr>
          <w:delText>3</w:delText>
        </w:r>
      </w:del>
      <w:ins w:id="450" w:author="aboutDr." w:date="2025-10-06T13:18:00Z">
        <w:r>
          <w:rPr>
            <w:rFonts w:hint="eastAsia" w:ascii="Times New Roman" w:hAnsi="Times New Roman" w:cs="Times New Roman"/>
          </w:rPr>
          <w:t>5</w:t>
        </w:r>
      </w:ins>
      <w:r>
        <w:rPr>
          <w:rFonts w:ascii="Times New Roman" w:hAnsi="Times New Roman" w:cs="Times New Roman"/>
        </w:rPr>
        <w:t>%]), with T stage 1</w:t>
      </w:r>
      <w:del w:id="451" w:author="aboutDr." w:date="2025-10-06T13:17:00Z">
        <w:r>
          <w:rPr>
            <w:rFonts w:ascii="Times New Roman" w:hAnsi="Times New Roman" w:cs="Times New Roman"/>
          </w:rPr>
          <w:delText>–</w:delText>
        </w:r>
      </w:del>
      <w:ins w:id="452" w:author="aboutDr." w:date="2025-10-06T13:17:00Z">
        <w:r>
          <w:rPr>
            <w:rFonts w:hint="eastAsia" w:ascii="Times New Roman" w:hAnsi="Times New Roman" w:cs="Times New Roman"/>
          </w:rPr>
          <w:t>-</w:t>
        </w:r>
      </w:ins>
      <w:r>
        <w:rPr>
          <w:rFonts w:ascii="Times New Roman" w:hAnsi="Times New Roman" w:cs="Times New Roman"/>
        </w:rPr>
        <w:t>3 in 1</w:t>
      </w:r>
      <w:del w:id="453" w:author="aboutDr." w:date="2025-10-06T13:18:00Z">
        <w:r>
          <w:rPr>
            <w:rFonts w:ascii="Times New Roman" w:hAnsi="Times New Roman" w:cs="Times New Roman"/>
          </w:rPr>
          <w:delText>14</w:delText>
        </w:r>
      </w:del>
      <w:ins w:id="454" w:author="aboutDr." w:date="2025-10-06T13:18:00Z">
        <w:r>
          <w:rPr>
            <w:rFonts w:hint="eastAsia" w:ascii="Times New Roman" w:hAnsi="Times New Roman" w:cs="Times New Roman"/>
          </w:rPr>
          <w:t>08</w:t>
        </w:r>
      </w:ins>
      <w:r>
        <w:rPr>
          <w:rFonts w:ascii="Times New Roman" w:hAnsi="Times New Roman" w:cs="Times New Roman"/>
        </w:rPr>
        <w:t>,</w:t>
      </w:r>
      <w:del w:id="455" w:author="aboutDr." w:date="2025-10-06T13:18:00Z">
        <w:r>
          <w:rPr>
            <w:rFonts w:ascii="Times New Roman" w:hAnsi="Times New Roman" w:cs="Times New Roman"/>
          </w:rPr>
          <w:delText>924</w:delText>
        </w:r>
      </w:del>
      <w:ins w:id="456" w:author="aboutDr." w:date="2025-10-06T13:18:00Z">
        <w:r>
          <w:rPr>
            <w:rFonts w:hint="eastAsia" w:ascii="Times New Roman" w:hAnsi="Times New Roman" w:cs="Times New Roman"/>
          </w:rPr>
          <w:t>629</w:t>
        </w:r>
      </w:ins>
      <w:r>
        <w:rPr>
          <w:rFonts w:ascii="Times New Roman" w:hAnsi="Times New Roman" w:cs="Times New Roman"/>
        </w:rPr>
        <w:t xml:space="preserve"> (9</w:t>
      </w:r>
      <w:del w:id="457" w:author="aboutDr." w:date="2025-10-06T13:18:00Z">
        <w:r>
          <w:rPr>
            <w:rFonts w:ascii="Times New Roman" w:hAnsi="Times New Roman" w:cs="Times New Roman"/>
          </w:rPr>
          <w:delText>8</w:delText>
        </w:r>
      </w:del>
      <w:ins w:id="458" w:author="aboutDr." w:date="2025-10-06T13:18:00Z">
        <w:r>
          <w:rPr>
            <w:rFonts w:hint="eastAsia" w:ascii="Times New Roman" w:hAnsi="Times New Roman" w:cs="Times New Roman"/>
          </w:rPr>
          <w:t>9</w:t>
        </w:r>
      </w:ins>
      <w:r>
        <w:rPr>
          <w:rFonts w:ascii="Times New Roman" w:hAnsi="Times New Roman" w:cs="Times New Roman"/>
        </w:rPr>
        <w:t>·</w:t>
      </w:r>
      <w:del w:id="459" w:author="aboutDr." w:date="2025-10-06T13:18:00Z">
        <w:r>
          <w:rPr>
            <w:rFonts w:ascii="Times New Roman" w:hAnsi="Times New Roman" w:cs="Times New Roman"/>
          </w:rPr>
          <w:delText>5</w:delText>
        </w:r>
      </w:del>
      <w:ins w:id="460" w:author="aboutDr." w:date="2025-10-06T13:18:00Z">
        <w:r>
          <w:rPr>
            <w:rFonts w:hint="eastAsia" w:ascii="Times New Roman" w:hAnsi="Times New Roman" w:cs="Times New Roman"/>
          </w:rPr>
          <w:t>4</w:t>
        </w:r>
      </w:ins>
      <w:r>
        <w:rPr>
          <w:rFonts w:ascii="Times New Roman" w:hAnsi="Times New Roman" w:cs="Times New Roman"/>
        </w:rPr>
        <w:t>%) and grade 1</w:t>
      </w:r>
      <w:del w:id="461" w:author="aboutDr." w:date="2025-10-06T13:18:00Z">
        <w:r>
          <w:rPr>
            <w:rFonts w:ascii="Times New Roman" w:hAnsi="Times New Roman" w:cs="Times New Roman"/>
          </w:rPr>
          <w:delText>–</w:delText>
        </w:r>
      </w:del>
      <w:ins w:id="462" w:author="aboutDr." w:date="2025-10-06T13:18:00Z">
        <w:r>
          <w:rPr>
            <w:rFonts w:hint="eastAsia" w:ascii="Times New Roman" w:hAnsi="Times New Roman" w:cs="Times New Roman"/>
          </w:rPr>
          <w:t>-</w:t>
        </w:r>
      </w:ins>
      <w:r>
        <w:rPr>
          <w:rFonts w:ascii="Times New Roman" w:hAnsi="Times New Roman" w:cs="Times New Roman"/>
        </w:rPr>
        <w:t>3 in 10</w:t>
      </w:r>
      <w:del w:id="463" w:author="aboutDr." w:date="2025-10-06T13:19:00Z">
        <w:r>
          <w:rPr>
            <w:rFonts w:ascii="Times New Roman" w:hAnsi="Times New Roman" w:cs="Times New Roman"/>
          </w:rPr>
          <w:delText>8</w:delText>
        </w:r>
      </w:del>
      <w:ins w:id="464" w:author="aboutDr." w:date="2025-10-06T13:19:00Z">
        <w:r>
          <w:rPr>
            <w:rFonts w:hint="eastAsia" w:ascii="Times New Roman" w:hAnsi="Times New Roman" w:cs="Times New Roman"/>
          </w:rPr>
          <w:t>3</w:t>
        </w:r>
      </w:ins>
      <w:r>
        <w:rPr>
          <w:rFonts w:ascii="Times New Roman" w:hAnsi="Times New Roman" w:cs="Times New Roman"/>
        </w:rPr>
        <w:t>,</w:t>
      </w:r>
      <w:del w:id="465" w:author="aboutDr." w:date="2025-10-06T13:19:00Z">
        <w:r>
          <w:rPr>
            <w:rFonts w:ascii="Times New Roman" w:hAnsi="Times New Roman" w:cs="Times New Roman"/>
          </w:rPr>
          <w:delText>973</w:delText>
        </w:r>
      </w:del>
      <w:ins w:id="466" w:author="aboutDr." w:date="2025-10-06T13:19:00Z">
        <w:r>
          <w:rPr>
            <w:rFonts w:hint="eastAsia" w:ascii="Times New Roman" w:hAnsi="Times New Roman" w:cs="Times New Roman"/>
          </w:rPr>
          <w:t>747</w:t>
        </w:r>
      </w:ins>
      <w:r>
        <w:rPr>
          <w:rFonts w:ascii="Times New Roman" w:hAnsi="Times New Roman" w:cs="Times New Roman"/>
        </w:rPr>
        <w:t xml:space="preserve"> (9</w:t>
      </w:r>
      <w:del w:id="467" w:author="aboutDr." w:date="2025-10-06T13:19:00Z">
        <w:r>
          <w:rPr>
            <w:rFonts w:ascii="Times New Roman" w:hAnsi="Times New Roman" w:cs="Times New Roman"/>
          </w:rPr>
          <w:delText>3</w:delText>
        </w:r>
      </w:del>
      <w:ins w:id="468" w:author="aboutDr." w:date="2025-10-06T13:19:00Z">
        <w:r>
          <w:rPr>
            <w:rFonts w:hint="eastAsia" w:ascii="Times New Roman" w:hAnsi="Times New Roman" w:cs="Times New Roman"/>
          </w:rPr>
          <w:t>4</w:t>
        </w:r>
      </w:ins>
      <w:r>
        <w:rPr>
          <w:rFonts w:ascii="Times New Roman" w:hAnsi="Times New Roman" w:cs="Times New Roman"/>
        </w:rPr>
        <w:t>·</w:t>
      </w:r>
      <w:del w:id="469" w:author="aboutDr." w:date="2025-10-06T13:19:00Z">
        <w:r>
          <w:rPr>
            <w:rFonts w:ascii="Times New Roman" w:hAnsi="Times New Roman" w:cs="Times New Roman"/>
          </w:rPr>
          <w:delText>4</w:delText>
        </w:r>
      </w:del>
      <w:ins w:id="470" w:author="aboutDr." w:date="2025-10-06T13:19:00Z">
        <w:r>
          <w:rPr>
            <w:rFonts w:hint="eastAsia" w:ascii="Times New Roman" w:hAnsi="Times New Roman" w:cs="Times New Roman"/>
          </w:rPr>
          <w:t>9</w:t>
        </w:r>
      </w:ins>
      <w:r>
        <w:rPr>
          <w:rFonts w:ascii="Times New Roman" w:hAnsi="Times New Roman" w:cs="Times New Roman"/>
        </w:rPr>
        <w:t xml:space="preserve">%). Median follow-up time was 68·7 months, with 42·0 months (IQR 52·0) for those who died of kidney cancer and 72·6 months (IQR 84·0) for the remaining cohort (including deaths from other causes). At 5 years, </w:t>
      </w:r>
      <w:ins w:id="471" w:author="aboutDr." w:date="2025-10-06T13:20:00Z">
        <w:r>
          <w:rPr>
            <w:rFonts w:hint="eastAsia" w:ascii="Times New Roman" w:hAnsi="Times New Roman" w:cs="Times New Roman"/>
          </w:rPr>
          <w:t>6</w:t>
        </w:r>
      </w:ins>
      <w:del w:id="472" w:author="aboutDr." w:date="2025-10-06T13:20:00Z">
        <w:r>
          <w:rPr>
            <w:rFonts w:ascii="Times New Roman" w:hAnsi="Times New Roman" w:cs="Times New Roman"/>
          </w:rPr>
          <w:delText>13</w:delText>
        </w:r>
      </w:del>
      <w:r>
        <w:rPr>
          <w:rFonts w:ascii="Times New Roman" w:hAnsi="Times New Roman" w:cs="Times New Roman"/>
        </w:rPr>
        <w:t>,</w:t>
      </w:r>
      <w:del w:id="473" w:author="aboutDr." w:date="2025-10-06T13:20:00Z">
        <w:r>
          <w:rPr>
            <w:rFonts w:ascii="Times New Roman" w:hAnsi="Times New Roman" w:cs="Times New Roman"/>
          </w:rPr>
          <w:delText>647</w:delText>
        </w:r>
      </w:del>
      <w:ins w:id="474" w:author="aboutDr." w:date="2025-10-06T13:20:00Z">
        <w:r>
          <w:rPr>
            <w:rFonts w:hint="eastAsia" w:ascii="Times New Roman" w:hAnsi="Times New Roman" w:cs="Times New Roman"/>
          </w:rPr>
          <w:t>592</w:t>
        </w:r>
      </w:ins>
      <w:r>
        <w:rPr>
          <w:rFonts w:ascii="Times New Roman" w:hAnsi="Times New Roman" w:cs="Times New Roman"/>
        </w:rPr>
        <w:t xml:space="preserve"> patients died from kidney cancer, and </w:t>
      </w:r>
      <w:ins w:id="475" w:author="aboutDr." w:date="2025-10-06T13:21:00Z">
        <w:r>
          <w:rPr>
            <w:rFonts w:hint="eastAsia" w:ascii="Times New Roman" w:hAnsi="Times New Roman" w:cs="Times New Roman"/>
          </w:rPr>
          <w:t>8</w:t>
        </w:r>
      </w:ins>
      <w:del w:id="476" w:author="aboutDr." w:date="2025-10-06T13:21:00Z">
        <w:r>
          <w:rPr>
            <w:rFonts w:ascii="Times New Roman" w:hAnsi="Times New Roman" w:cs="Times New Roman"/>
          </w:rPr>
          <w:delText>10</w:delText>
        </w:r>
      </w:del>
      <w:r>
        <w:rPr>
          <w:rFonts w:ascii="Times New Roman" w:hAnsi="Times New Roman" w:cs="Times New Roman"/>
        </w:rPr>
        <w:t>,</w:t>
      </w:r>
      <w:ins w:id="477" w:author="aboutDr." w:date="2025-10-06T13:21:00Z">
        <w:r>
          <w:rPr>
            <w:rFonts w:hint="eastAsia" w:ascii="Times New Roman" w:hAnsi="Times New Roman" w:cs="Times New Roman"/>
          </w:rPr>
          <w:t>406</w:t>
        </w:r>
      </w:ins>
      <w:del w:id="478" w:author="aboutDr." w:date="2025-10-06T13:21:00Z">
        <w:r>
          <w:rPr>
            <w:rFonts w:ascii="Times New Roman" w:hAnsi="Times New Roman" w:cs="Times New Roman"/>
          </w:rPr>
          <w:delText>381</w:delText>
        </w:r>
      </w:del>
      <w:r>
        <w:rPr>
          <w:rFonts w:ascii="Times New Roman" w:hAnsi="Times New Roman" w:cs="Times New Roman"/>
        </w:rPr>
        <w:t xml:space="preserve"> from other causes.</w:t>
      </w:r>
    </w:p>
    <w:p ns2:paraId="7675F5FF">
      <w:pPr>
        <w:rPr>
          <w:rFonts w:ascii="Times New Roman" w:hAnsi="Times New Roman" w:cs="Times New Roman"/>
        </w:rPr>
      </w:pPr>
    </w:p>
    <w:p ns2:paraId="1F1EF379">
      <w:pPr>
        <w:rPr>
          <w:rFonts w:ascii="Times New Roman" w:hAnsi="Times New Roman" w:cs="Times New Roman"/>
        </w:rPr>
      </w:pPr>
      <w:r>
        <w:t>In the SEER development cohort after filtering (n=114,442), the manuscript-aligned nine-model Survival Quilts ensemble showed strong internal performance. The IPCW c-index at 60 months was 0·711 in the validation set and 0·698 in the testing set, with corresponding Brier scores of 0·139 and 0·141. Horizon-specific IPCW c-indices in the testing set were 0·732 at 36 months, 0·698 at 60 months, 0·676 at 84 months, and 0·657 at 120 months (Table S11: appendix p29). In the head-to-head internal comparison, the nine-model ensemble outperformed each individual base learner, including GBM, conditional inference survival forest, Cox proportional hazards, Lasso, Elastic Net, SuperPC, survival SVM, random survival forest, and DeepHit. After adjusting for clinical variables (age, sex, grade, and stage) via Cox regression analysis, the AI-clinical score remained a clinically and statistically significant predictor in the SEER database and the external validation cohorts (Table S14-19: appendix pp32-37).</w:t>
      </w:r>
    </w:p>
    <w:p ns2:paraId="1E7E68FA">
      <w:pPr>
        <w:rPr>
          <w:rFonts w:ascii="Times New Roman" w:hAnsi="Times New Roman" w:cs="Times New Roman"/>
        </w:rPr>
      </w:pPr>
    </w:p>
    <w:p ns2:paraId="016F1E63">
      <w:pPr>
        <w:rPr>
          <w:rFonts w:ascii="Times New Roman" w:hAnsi="Times New Roman" w:cs="Times New Roman"/>
        </w:rPr>
      </w:pPr>
      <w:r>
        <w:rPr>
          <w:rFonts w:ascii="Times New Roman" w:hAnsi="Times New Roman" w:cs="Times New Roman"/>
        </w:rPr>
        <w:t xml:space="preserve">Compared with other tier-based models, our AI-clinical score model demonstrated superior performance. In the SYSU multi-center cohort, the Leibovich score (c-index range 0·718–0·796) and SSIGN score (c-index range 0·740–0·799) had high discrimination for predicting </w:t>
      </w:r>
      <w:r>
        <w:rPr>
          <w:rFonts w:hint="eastAsia" w:ascii="Times New Roman" w:hAnsi="Times New Roman" w:cs="Times New Roman"/>
          <w:lang w:eastAsia="zh"/>
        </w:rPr>
        <w:t>R</w:t>
      </w:r>
      <w:r>
        <w:rPr>
          <w:rFonts w:ascii="Times New Roman" w:hAnsi="Times New Roman" w:cs="Times New Roman"/>
        </w:rPr>
        <w:t>F</w:t>
      </w:r>
      <w:r>
        <w:rPr>
          <w:rFonts w:hint="eastAsia" w:ascii="Times New Roman" w:hAnsi="Times New Roman" w:cs="Times New Roman"/>
          <w:lang w:eastAsia="zh"/>
        </w:rPr>
        <w:t>I</w:t>
      </w:r>
      <w:r>
        <w:rPr>
          <w:rFonts w:ascii="Times New Roman" w:hAnsi="Times New Roman" w:cs="Times New Roman"/>
        </w:rPr>
        <w:t>, CSS, and OS (</w:t>
      </w:r>
      <w:ins w:id="600" w:author="aboutDr. [2]" w:date="2025-10-07T23:18:04Z">
        <w:r>
          <w:rPr>
            <w:rFonts w:hint="default" w:ascii="Times New Roman" w:hAnsi="Times New Roman" w:cs="Times New Roman"/>
            <w:lang w:val="en-US"/>
          </w:rPr>
          <w:t>F</w:t>
        </w:r>
      </w:ins>
      <w:del w:id="601" w:author="aboutDr. [2]" w:date="2025-10-07T23:18:04Z">
        <w:r>
          <w:rPr>
            <w:rFonts w:ascii="Times New Roman" w:hAnsi="Times New Roman" w:cs="Times New Roman"/>
          </w:rPr>
          <w:delText>f</w:delText>
        </w:r>
      </w:del>
      <w:r>
        <w:rPr>
          <w:rFonts w:ascii="Times New Roman" w:hAnsi="Times New Roman" w:cs="Times New Roman"/>
        </w:rPr>
        <w:t>igure 2A). The AI-clinical score model outperformed these models with c-indices ranging from 0·814 to 0·823. Discrimination remained high when stratified by histological subgroups (</w:t>
      </w:r>
      <w:ins w:id="602" w:author="aboutDr. [2]" w:date="2025-10-07T23:21:29Z">
        <w:r>
          <w:rPr>
            <w:rFonts w:hint="default" w:ascii="Times New Roman" w:hAnsi="Times New Roman" w:cs="Times New Roman"/>
            <w:lang w:val="en-US"/>
          </w:rPr>
          <w:t>T</w:t>
        </w:r>
      </w:ins>
      <w:ins w:id="603" w:author="aboutDr. [2]" w:date="2025-10-07T23:21:29Z">
        <w:r>
          <w:rPr>
            <w:rFonts w:hint="eastAsia" w:ascii="Times New Roman" w:hAnsi="Times New Roman" w:cs="Times New Roman"/>
          </w:rPr>
          <w:t>able S12</w:t>
        </w:r>
      </w:ins>
      <w:ins w:id="604" w:author="aboutDr. [2]" w:date="2025-10-07T23:26:20Z">
        <w:r>
          <w:rPr>
            <w:rFonts w:hint="default" w:ascii="Times New Roman" w:hAnsi="Times New Roman" w:cs="Times New Roman"/>
            <w:lang w:val="en-US"/>
          </w:rPr>
          <w:t>:</w:t>
        </w:r>
      </w:ins>
      <w:ins w:id="605" w:author="aboutDr. [2]" w:date="2025-10-07T23:21:29Z">
        <w:r>
          <w:rPr>
            <w:rFonts w:hint="default" w:ascii="Times New Roman" w:hAnsi="Times New Roman" w:cs="Times New Roman"/>
            <w:lang w:val="en-US"/>
          </w:rPr>
          <w:t xml:space="preserve"> </w:t>
        </w:r>
      </w:ins>
      <w:ins w:id="606" w:author="aboutDr. [2]" w:date="2025-10-07T23:36:20Z">
        <w:r>
          <w:rPr>
            <w:rFonts w:hint="default" w:ascii="Times New Roman" w:hAnsi="Times New Roman" w:cs="Times New Roman"/>
            <w:lang w:val="en-US"/>
          </w:rPr>
          <w:t>a</w:t>
        </w:r>
      </w:ins>
      <w:del w:id="607" w:author="aboutDr. [2]" w:date="2025-10-07T23:21:29Z">
        <w:r>
          <w:rPr>
            <w:rFonts w:ascii="Times New Roman" w:hAnsi="Times New Roman" w:cs="Times New Roman"/>
          </w:rPr>
          <w:delText>a</w:delText>
        </w:r>
      </w:del>
      <w:r>
        <w:rPr>
          <w:rFonts w:ascii="Times New Roman" w:hAnsi="Times New Roman" w:cs="Times New Roman"/>
        </w:rPr>
        <w:t>ppendix p</w:t>
      </w:r>
      <w:ins w:id="608" w:author="aboutDr. [2]" w:date="2025-10-07T23:21:17Z">
        <w:r>
          <w:rPr>
            <w:rFonts w:hint="default" w:ascii="Times New Roman" w:hAnsi="Times New Roman" w:cs="Times New Roman"/>
            <w:lang w:val="en-US"/>
          </w:rPr>
          <w:t>30</w:t>
        </w:r>
      </w:ins>
      <w:del w:id="609" w:author="aboutDr. [2]" w:date="2025-10-07T23:21:16Z">
        <w:r>
          <w:rPr>
            <w:rFonts w:ascii="Times New Roman" w:hAnsi="Times New Roman" w:cs="Times New Roman"/>
          </w:rPr>
          <w:delText>2</w:delText>
        </w:r>
      </w:del>
      <w:del w:id="610" w:author="aboutDr. [2]" w:date="2025-10-07T23:21:16Z">
        <w:r>
          <w:rPr>
            <w:rFonts w:ascii="Times New Roman" w:hAnsi="Times New Roman" w:cs="Times New Roman"/>
            <w:lang w:eastAsia="zh"/>
          </w:rPr>
          <w:delText>7</w:delText>
        </w:r>
      </w:del>
      <w:r>
        <w:rPr>
          <w:rFonts w:ascii="Times New Roman" w:hAnsi="Times New Roman" w:cs="Times New Roman"/>
        </w:rPr>
        <w:t>) and ethnicity (</w:t>
      </w:r>
      <w:ins w:id="611" w:author="aboutDr. [2]" w:date="2025-10-07T23:21:32Z">
        <w:r>
          <w:rPr>
            <w:rFonts w:hint="default" w:ascii="Times New Roman" w:hAnsi="Times New Roman" w:cs="Times New Roman"/>
            <w:lang w:val="en-US"/>
          </w:rPr>
          <w:t>T</w:t>
        </w:r>
      </w:ins>
      <w:ins w:id="612" w:author="aboutDr. [2]" w:date="2025-10-07T23:21:32Z">
        <w:r>
          <w:rPr>
            <w:rFonts w:hint="eastAsia" w:ascii="Times New Roman" w:hAnsi="Times New Roman" w:cs="Times New Roman"/>
          </w:rPr>
          <w:t>able S1</w:t>
        </w:r>
      </w:ins>
      <w:ins w:id="613" w:author="aboutDr. [2]" w:date="2025-10-07T23:21:41Z">
        <w:r>
          <w:rPr>
            <w:rFonts w:hint="default" w:ascii="Times New Roman" w:hAnsi="Times New Roman" w:cs="Times New Roman"/>
            <w:lang w:val="en-US"/>
          </w:rPr>
          <w:t>3</w:t>
        </w:r>
      </w:ins>
      <w:ins w:id="614" w:author="aboutDr. [2]" w:date="2025-10-07T23:26:14Z">
        <w:r>
          <w:rPr>
            <w:rFonts w:hint="default" w:ascii="Times New Roman" w:hAnsi="Times New Roman" w:cs="Times New Roman"/>
            <w:lang w:val="en-US"/>
          </w:rPr>
          <w:t>:</w:t>
        </w:r>
      </w:ins>
      <w:ins w:id="615" w:author="aboutDr. [2]" w:date="2025-10-07T23:21:32Z">
        <w:r>
          <w:rPr>
            <w:rFonts w:hint="default" w:ascii="Times New Roman" w:hAnsi="Times New Roman" w:cs="Times New Roman"/>
            <w:lang w:val="en-US"/>
          </w:rPr>
          <w:t xml:space="preserve"> </w:t>
        </w:r>
      </w:ins>
      <w:ins w:id="616" w:author="aboutDr. [2]" w:date="2025-10-07T23:36:22Z">
        <w:r>
          <w:rPr>
            <w:rFonts w:hint="default" w:ascii="Times New Roman" w:hAnsi="Times New Roman" w:cs="Times New Roman"/>
            <w:lang w:val="en-US"/>
          </w:rPr>
          <w:t>a</w:t>
        </w:r>
      </w:ins>
      <w:del w:id="617" w:author="aboutDr. [2]" w:date="2025-10-07T23:21:32Z">
        <w:r>
          <w:rPr>
            <w:rFonts w:ascii="Times New Roman" w:hAnsi="Times New Roman" w:cs="Times New Roman"/>
          </w:rPr>
          <w:delText>a</w:delText>
        </w:r>
      </w:del>
      <w:r>
        <w:rPr>
          <w:rFonts w:ascii="Times New Roman" w:hAnsi="Times New Roman" w:cs="Times New Roman"/>
        </w:rPr>
        <w:t>ppendix p</w:t>
      </w:r>
      <w:ins w:id="618" w:author="aboutDr. [2]" w:date="2025-10-07T23:21:46Z">
        <w:r>
          <w:rPr>
            <w:rFonts w:hint="default" w:ascii="Times New Roman" w:hAnsi="Times New Roman" w:cs="Times New Roman"/>
            <w:lang w:val="en-US"/>
          </w:rPr>
          <w:t>31</w:t>
        </w:r>
      </w:ins>
      <w:del w:id="619" w:author="aboutDr. [2]" w:date="2025-10-07T23:21:43Z">
        <w:r>
          <w:rPr>
            <w:rFonts w:ascii="Times New Roman" w:hAnsi="Times New Roman" w:cs="Times New Roman"/>
          </w:rPr>
          <w:delText>2</w:delText>
        </w:r>
      </w:del>
      <w:del w:id="620" w:author="aboutDr. [2]" w:date="2025-10-07T23:21:43Z">
        <w:r>
          <w:rPr>
            <w:rFonts w:ascii="Times New Roman" w:hAnsi="Times New Roman" w:cs="Times New Roman"/>
            <w:lang w:eastAsia="zh"/>
          </w:rPr>
          <w:delText>8</w:delText>
        </w:r>
      </w:del>
      <w:r>
        <w:rPr>
          <w:rFonts w:ascii="Times New Roman" w:hAnsi="Times New Roman" w:cs="Times New Roman"/>
        </w:rPr>
        <w:t xml:space="preserve">). Calibration was good, with low Brier scores (AI-clinical score 0·006; Leibovich score 0·009; SSIGN 0·017; </w:t>
      </w:r>
      <w:ins w:id="621" w:author="aboutDr. [2]" w:date="2025-10-07T23:21:56Z">
        <w:r>
          <w:rPr>
            <w:rFonts w:hint="default" w:ascii="Times New Roman" w:hAnsi="Times New Roman" w:cs="Times New Roman"/>
            <w:lang w:val="en-US"/>
          </w:rPr>
          <w:t>F</w:t>
        </w:r>
      </w:ins>
      <w:del w:id="622" w:author="aboutDr. [2]" w:date="2025-10-07T23:21:56Z">
        <w:r>
          <w:rPr>
            <w:rFonts w:ascii="Times New Roman" w:hAnsi="Times New Roman" w:cs="Times New Roman"/>
          </w:rPr>
          <w:delText>f</w:delText>
        </w:r>
      </w:del>
      <w:r>
        <w:rPr>
          <w:rFonts w:ascii="Times New Roman" w:hAnsi="Times New Roman" w:cs="Times New Roman"/>
        </w:rPr>
        <w:t>igure 2C). The comparisons were validated in the TCGA KIPAN cohort, where the AI-clinical score showed superior performance to both the Leibovich and SSIGN models (</w:t>
      </w:r>
      <w:ins w:id="623" w:author="aboutDr. [2]" w:date="2025-10-07T23:22:01Z">
        <w:r>
          <w:rPr>
            <w:rFonts w:hint="default" w:ascii="Times New Roman" w:hAnsi="Times New Roman" w:cs="Times New Roman"/>
            <w:lang w:val="en-US"/>
          </w:rPr>
          <w:t>F</w:t>
        </w:r>
      </w:ins>
      <w:del w:id="624" w:author="aboutDr. [2]" w:date="2025-10-07T23:22:01Z">
        <w:r>
          <w:rPr>
            <w:rFonts w:ascii="Times New Roman" w:hAnsi="Times New Roman" w:cs="Times New Roman"/>
          </w:rPr>
          <w:delText>f</w:delText>
        </w:r>
      </w:del>
      <w:r>
        <w:rPr>
          <w:rFonts w:ascii="Times New Roman" w:hAnsi="Times New Roman" w:cs="Times New Roman"/>
        </w:rPr>
        <w:t>igure 2B, 2D).</w:t>
      </w:r>
    </w:p>
    <w:p ns2:paraId="49DB4B14">
      <w:pPr>
        <w:rPr>
          <w:rFonts w:ascii="Times New Roman" w:hAnsi="Times New Roman" w:cs="Times New Roman"/>
        </w:rPr>
      </w:pPr>
    </w:p>
    <w:p ns2:paraId="1EED5CA3">
      <w:pPr>
        <w:rPr>
          <w:rFonts w:ascii="Times New Roman" w:hAnsi="Times New Roman" w:cs="Times New Roman"/>
        </w:rPr>
      </w:pPr>
      <w:r>
        <w:rPr>
          <w:rFonts w:ascii="Times New Roman" w:hAnsi="Times New Roman" w:cs="Times New Roman"/>
        </w:rPr>
        <w:t>Based on these findings, we upgraded our multimodal recurrence scoring system for clear cell RCC. Replacing the Leibovich score with the AI-clinical score, we developed a new multimodal recurrence scoring system (MRSS 2·0) using Cox regression coefficients:</w:t>
      </w:r>
      <w:r>
        <w:rPr>
          <w:rFonts w:hint="eastAsia" w:ascii="Times New Roman" w:hAnsi="Times New Roman" w:cs="Times New Roman"/>
        </w:rPr>
        <w:t xml:space="preserve"> MRSS</w:t>
      </w:r>
      <w:r>
        <w:rPr>
          <w:rFonts w:ascii="Times New Roman" w:hAnsi="Times New Roman" w:cs="Times New Roman"/>
        </w:rPr>
        <w:t xml:space="preserve"> 2·0</w:t>
      </w:r>
      <w:r>
        <w:rPr>
          <w:rFonts w:ascii="Times New Roman" w:hAnsi="Times New Roman" w:cs="Times New Roman"/>
          <w:b/>
          <w:bCs/>
        </w:rPr>
        <w:t xml:space="preserve"> </w:t>
      </w:r>
      <w:r>
        <w:rPr>
          <w:rFonts w:ascii="Times New Roman" w:hAnsi="Times New Roman" w:cs="Times New Roman"/>
        </w:rPr>
        <w:t xml:space="preserve">= 3·5424 × WSI score + 1·1255 × six SNP-based score + 4·4860 × AI-clinical score – 4·0515. The AUC for predicting tumor recurrence at 5 years was 0·864 in the MRSS training set (n=1125), significantly higher than any single-modality risk model alone and higher than MRSS 1·0 (p=0·004; </w:t>
      </w:r>
      <w:ins w:id="625" w:author="aboutDr. [2]" w:date="2025-10-07T23:23:27Z">
        <w:r>
          <w:rPr>
            <w:rFonts w:hint="default" w:ascii="Times New Roman" w:hAnsi="Times New Roman" w:cs="Times New Roman"/>
            <w:lang w:val="en-US"/>
          </w:rPr>
          <w:t>F</w:t>
        </w:r>
      </w:ins>
      <w:del w:id="626" w:author="aboutDr. [2]" w:date="2025-10-07T23:23:26Z">
        <w:r>
          <w:rPr>
            <w:rFonts w:ascii="Times New Roman" w:hAnsi="Times New Roman" w:cs="Times New Roman"/>
          </w:rPr>
          <w:delText>f</w:delText>
        </w:r>
      </w:del>
      <w:r>
        <w:rPr>
          <w:rFonts w:ascii="Times New Roman" w:hAnsi="Times New Roman" w:cs="Times New Roman"/>
        </w:rPr>
        <w:t xml:space="preserve">igure 3A; </w:t>
      </w:r>
      <w:ins w:id="627" w:author="aboutDr. [2]" w:date="2025-10-07T23:25:39Z">
        <w:r>
          <w:rPr>
            <w:rFonts w:hint="default" w:ascii="Times New Roman" w:hAnsi="Times New Roman" w:cs="Times New Roman"/>
            <w:lang w:val="en-US"/>
          </w:rPr>
          <w:t>F</w:t>
        </w:r>
      </w:ins>
      <w:ins w:id="628" w:author="aboutDr. [2]" w:date="2025-10-07T23:25:39Z">
        <w:r>
          <w:rPr>
            <w:rFonts w:ascii="Times New Roman" w:hAnsi="Times New Roman" w:cs="Times New Roman"/>
          </w:rPr>
          <w:t xml:space="preserve">igure </w:t>
        </w:r>
      </w:ins>
      <w:ins w:id="629" w:author="aboutDr. [2]" w:date="2025-10-07T23:25:41Z">
        <w:r>
          <w:rPr>
            <w:rFonts w:hint="default" w:ascii="Times New Roman" w:hAnsi="Times New Roman" w:cs="Times New Roman"/>
            <w:lang w:val="en-US"/>
          </w:rPr>
          <w:t>S</w:t>
        </w:r>
      </w:ins>
      <w:ins w:id="630" w:author="aboutDr. [2]" w:date="2025-10-07T23:25:48Z">
        <w:r>
          <w:rPr>
            <w:rFonts w:hint="default" w:ascii="Times New Roman" w:hAnsi="Times New Roman" w:cs="Times New Roman"/>
            <w:lang w:val="en-US"/>
          </w:rPr>
          <w:t>9</w:t>
        </w:r>
      </w:ins>
      <w:ins w:id="631" w:author="aboutDr. [2]" w:date="2025-10-07T23:26:08Z">
        <w:r>
          <w:rPr>
            <w:rFonts w:hint="default" w:ascii="Times New Roman" w:hAnsi="Times New Roman" w:cs="Times New Roman"/>
            <w:lang w:val="en-US"/>
          </w:rPr>
          <w:t>:</w:t>
        </w:r>
      </w:ins>
      <w:ins w:id="632" w:author="aboutDr. [2]" w:date="2025-10-07T23:25:50Z">
        <w:r>
          <w:rPr>
            <w:rFonts w:hint="default" w:ascii="Times New Roman" w:hAnsi="Times New Roman" w:cs="Times New Roman"/>
            <w:lang w:val="en-US"/>
          </w:rPr>
          <w:t xml:space="preserve"> </w:t>
        </w:r>
      </w:ins>
      <w:ins w:id="633" w:author="aboutDr. [2]" w:date="2025-10-07T23:36:26Z">
        <w:r>
          <w:rPr>
            <w:rFonts w:hint="default" w:ascii="Times New Roman" w:hAnsi="Times New Roman" w:cs="Times New Roman"/>
            <w:lang w:val="en-US"/>
          </w:rPr>
          <w:t>a</w:t>
        </w:r>
      </w:ins>
      <w:del w:id="634" w:author="aboutDr. [2]" w:date="2025-10-07T23:23:43Z">
        <w:r>
          <w:rPr>
            <w:rFonts w:ascii="Times New Roman" w:hAnsi="Times New Roman" w:cs="Times New Roman"/>
          </w:rPr>
          <w:delText>a</w:delText>
        </w:r>
      </w:del>
      <w:r>
        <w:rPr>
          <w:rFonts w:ascii="Times New Roman" w:hAnsi="Times New Roman" w:cs="Times New Roman"/>
        </w:rPr>
        <w:t>ppendix p1</w:t>
      </w:r>
      <w:ins w:id="635" w:author="aboutDr. [2]" w:date="2025-10-07T23:25:17Z">
        <w:r>
          <w:rPr>
            <w:rFonts w:hint="default" w:ascii="Times New Roman" w:hAnsi="Times New Roman" w:cs="Times New Roman"/>
            <w:lang w:val="en-US"/>
          </w:rPr>
          <w:t>2</w:t>
        </w:r>
      </w:ins>
      <w:del w:id="636" w:author="aboutDr. [2]" w:date="2025-10-07T23:25:16Z">
        <w:r>
          <w:rPr>
            <w:rFonts w:ascii="Times New Roman" w:hAnsi="Times New Roman" w:cs="Times New Roman"/>
            <w:lang w:eastAsia="zh"/>
          </w:rPr>
          <w:delText>0</w:delText>
        </w:r>
      </w:del>
      <w:r>
        <w:rPr>
          <w:rFonts w:ascii="Times New Roman" w:hAnsi="Times New Roman" w:cs="Times New Roman"/>
        </w:rPr>
        <w:t xml:space="preserve">). Patients in the MRSS training set were divided into high-risk (n=562) and low-risk (n=563) groups based on the median risk score. High-risk patients had significantly shorter </w:t>
      </w:r>
      <w:r>
        <w:rPr>
          <w:rFonts w:hint="eastAsia" w:ascii="Times New Roman" w:hAnsi="Times New Roman" w:cs="Times New Roman"/>
          <w:lang w:eastAsia="zh"/>
        </w:rPr>
        <w:t>R</w:t>
      </w:r>
      <w:r>
        <w:rPr>
          <w:rFonts w:ascii="Times New Roman" w:hAnsi="Times New Roman" w:cs="Times New Roman"/>
        </w:rPr>
        <w:t>F</w:t>
      </w:r>
      <w:r>
        <w:rPr>
          <w:rFonts w:hint="eastAsia" w:ascii="Times New Roman" w:hAnsi="Times New Roman" w:cs="Times New Roman"/>
          <w:lang w:eastAsia="zh"/>
        </w:rPr>
        <w:t>I</w:t>
      </w:r>
      <w:r>
        <w:rPr>
          <w:rFonts w:ascii="Times New Roman" w:hAnsi="Times New Roman" w:cs="Times New Roman"/>
        </w:rPr>
        <w:t xml:space="preserve"> (HR 11·17 [95% CI 7·14–17·49], p&lt;0·0001; </w:t>
      </w:r>
      <w:ins w:id="637" w:author="aboutDr. [2]" w:date="2025-10-07T23:28:40Z">
        <w:r>
          <w:rPr>
            <w:rFonts w:hint="default" w:ascii="Times New Roman" w:hAnsi="Times New Roman" w:cs="Times New Roman"/>
            <w:lang w:val="en-US"/>
          </w:rPr>
          <w:t>F</w:t>
        </w:r>
      </w:ins>
      <w:del w:id="638" w:author="aboutDr. [2]" w:date="2025-10-07T23:28:39Z">
        <w:r>
          <w:rPr>
            <w:rFonts w:ascii="Times New Roman" w:hAnsi="Times New Roman" w:cs="Times New Roman"/>
          </w:rPr>
          <w:delText>f</w:delText>
        </w:r>
      </w:del>
      <w:r>
        <w:rPr>
          <w:rFonts w:ascii="Times New Roman" w:hAnsi="Times New Roman" w:cs="Times New Roman"/>
        </w:rPr>
        <w:t xml:space="preserve">igure 3A; </w:t>
      </w:r>
      <w:ins w:id="639" w:author="aboutDr. [2]" w:date="2025-10-07T23:29:12Z">
        <w:r>
          <w:rPr>
            <w:rFonts w:hint="default" w:ascii="Times New Roman" w:hAnsi="Times New Roman" w:cs="Times New Roman"/>
            <w:lang w:val="en-US"/>
          </w:rPr>
          <w:t>Ta</w:t>
        </w:r>
      </w:ins>
      <w:ins w:id="640" w:author="aboutDr. [2]" w:date="2025-10-07T23:29:13Z">
        <w:r>
          <w:rPr>
            <w:rFonts w:hint="default" w:ascii="Times New Roman" w:hAnsi="Times New Roman" w:cs="Times New Roman"/>
            <w:lang w:val="en-US"/>
          </w:rPr>
          <w:t>bl</w:t>
        </w:r>
      </w:ins>
      <w:ins w:id="641" w:author="aboutDr. [2]" w:date="2025-10-07T23:29:14Z">
        <w:r>
          <w:rPr>
            <w:rFonts w:hint="default" w:ascii="Times New Roman" w:hAnsi="Times New Roman" w:cs="Times New Roman"/>
            <w:lang w:val="en-US"/>
          </w:rPr>
          <w:t>e</w:t>
        </w:r>
      </w:ins>
      <w:ins w:id="642" w:author="aboutDr. [2]" w:date="2025-10-07T23:29:09Z">
        <w:r>
          <w:rPr>
            <w:rFonts w:ascii="Times New Roman" w:hAnsi="Times New Roman" w:cs="Times New Roman"/>
          </w:rPr>
          <w:t xml:space="preserve"> </w:t>
        </w:r>
      </w:ins>
      <w:ins w:id="643" w:author="aboutDr. [2]" w:date="2025-10-07T23:29:09Z">
        <w:r>
          <w:rPr>
            <w:rFonts w:hint="default" w:ascii="Times New Roman" w:hAnsi="Times New Roman" w:cs="Times New Roman"/>
            <w:lang w:val="en-US"/>
          </w:rPr>
          <w:t>S</w:t>
        </w:r>
      </w:ins>
      <w:ins w:id="644" w:author="aboutDr. [2]" w:date="2025-10-07T23:29:16Z">
        <w:r>
          <w:rPr>
            <w:rFonts w:hint="default" w:ascii="Times New Roman" w:hAnsi="Times New Roman" w:cs="Times New Roman"/>
            <w:lang w:val="en-US"/>
          </w:rPr>
          <w:t>20</w:t>
        </w:r>
      </w:ins>
      <w:ins w:id="645" w:author="aboutDr. [2]" w:date="2025-10-07T23:29:09Z">
        <w:r>
          <w:rPr>
            <w:rFonts w:hint="default" w:ascii="Times New Roman" w:hAnsi="Times New Roman" w:cs="Times New Roman"/>
            <w:lang w:val="en-US"/>
          </w:rPr>
          <w:t xml:space="preserve">: </w:t>
        </w:r>
      </w:ins>
      <w:r>
        <w:rPr>
          <w:rFonts w:ascii="Times New Roman" w:hAnsi="Times New Roman" w:cs="Times New Roman"/>
        </w:rPr>
        <w:t>appendix p3</w:t>
      </w:r>
      <w:ins w:id="646" w:author="aboutDr. [2]" w:date="2025-10-07T23:28:57Z">
        <w:r>
          <w:rPr>
            <w:rFonts w:hint="default" w:ascii="Times New Roman" w:hAnsi="Times New Roman" w:cs="Times New Roman"/>
            <w:lang w:val="en-US"/>
          </w:rPr>
          <w:t>8</w:t>
        </w:r>
      </w:ins>
      <w:del w:id="647" w:author="aboutDr. [2]" w:date="2025-10-07T23:28:56Z">
        <w:r>
          <w:rPr>
            <w:rFonts w:ascii="Times New Roman" w:hAnsi="Times New Roman" w:cs="Times New Roman"/>
            <w:lang w:eastAsia="zh"/>
          </w:rPr>
          <w:delText>5</w:delText>
        </w:r>
      </w:del>
      <w:r>
        <w:rPr>
          <w:rFonts w:ascii="Times New Roman" w:hAnsi="Times New Roman" w:cs="Times New Roman"/>
        </w:rPr>
        <w:t xml:space="preserve">), as well as shorter CSS and OS compared to low-risk patients (HR 8·75 [5·51–10·97], p&lt;0·001; HR 6·68 [4·66–9·57], p&lt;0·001; </w:t>
      </w:r>
      <w:ins w:id="648" w:author="aboutDr. [2]" w:date="2025-10-07T23:29:40Z">
        <w:r>
          <w:rPr>
            <w:rFonts w:hint="default" w:ascii="Times New Roman" w:hAnsi="Times New Roman" w:cs="Times New Roman"/>
            <w:lang w:val="en-US"/>
          </w:rPr>
          <w:t>Table</w:t>
        </w:r>
      </w:ins>
      <w:ins w:id="649" w:author="aboutDr. [2]" w:date="2025-10-07T23:29:40Z">
        <w:r>
          <w:rPr>
            <w:rFonts w:ascii="Times New Roman" w:hAnsi="Times New Roman" w:cs="Times New Roman"/>
          </w:rPr>
          <w:t xml:space="preserve"> </w:t>
        </w:r>
      </w:ins>
      <w:ins w:id="650" w:author="aboutDr. [2]" w:date="2025-10-07T23:29:40Z">
        <w:r>
          <w:rPr>
            <w:rFonts w:hint="default" w:ascii="Times New Roman" w:hAnsi="Times New Roman" w:cs="Times New Roman"/>
            <w:lang w:val="en-US"/>
          </w:rPr>
          <w:t>S2</w:t>
        </w:r>
      </w:ins>
      <w:ins w:id="651" w:author="aboutDr. [2]" w:date="2025-10-07T23:29:43Z">
        <w:r>
          <w:rPr>
            <w:rFonts w:hint="default" w:ascii="Times New Roman" w:hAnsi="Times New Roman" w:cs="Times New Roman"/>
            <w:lang w:val="en-US"/>
          </w:rPr>
          <w:t>2</w:t>
        </w:r>
      </w:ins>
      <w:ins w:id="652" w:author="aboutDr. [2]" w:date="2025-10-07T23:29:52Z">
        <w:r>
          <w:rPr>
            <w:rFonts w:hint="default" w:ascii="Times New Roman" w:hAnsi="Times New Roman" w:cs="Times New Roman"/>
            <w:lang w:val="en-US"/>
          </w:rPr>
          <w:t>,</w:t>
        </w:r>
      </w:ins>
      <w:ins w:id="653" w:author="aboutDr. [2]" w:date="2025-10-07T23:29:53Z">
        <w:r>
          <w:rPr>
            <w:rFonts w:hint="default" w:ascii="Times New Roman" w:hAnsi="Times New Roman" w:cs="Times New Roman"/>
            <w:lang w:val="en-US"/>
          </w:rPr>
          <w:t>S</w:t>
        </w:r>
      </w:ins>
      <w:ins w:id="654" w:author="aboutDr. [2]" w:date="2025-10-07T23:30:26Z">
        <w:r>
          <w:rPr>
            <w:rFonts w:hint="default" w:ascii="Times New Roman" w:hAnsi="Times New Roman" w:cs="Times New Roman"/>
            <w:lang w:val="en-US"/>
          </w:rPr>
          <w:t>2</w:t>
        </w:r>
      </w:ins>
      <w:ins w:id="655" w:author="aboutDr. [2]" w:date="2025-10-07T23:30:27Z">
        <w:r>
          <w:rPr>
            <w:rFonts w:hint="default" w:ascii="Times New Roman" w:hAnsi="Times New Roman" w:cs="Times New Roman"/>
            <w:lang w:val="en-US"/>
          </w:rPr>
          <w:t>4</w:t>
        </w:r>
      </w:ins>
      <w:ins w:id="656" w:author="aboutDr. [2]" w:date="2025-10-07T23:29:40Z">
        <w:r>
          <w:rPr>
            <w:rFonts w:hint="default" w:ascii="Times New Roman" w:hAnsi="Times New Roman" w:cs="Times New Roman"/>
            <w:lang w:val="en-US"/>
          </w:rPr>
          <w:t xml:space="preserve">: </w:t>
        </w:r>
      </w:ins>
      <w:r>
        <w:rPr>
          <w:rFonts w:ascii="Times New Roman" w:hAnsi="Times New Roman" w:cs="Times New Roman"/>
        </w:rPr>
        <w:t xml:space="preserve">appendix pp </w:t>
      </w:r>
      <w:ins w:id="657" w:author="aboutDr. [2]" w:date="2025-10-07T23:30:24Z">
        <w:r>
          <w:rPr>
            <w:rFonts w:hint="default" w:ascii="Times New Roman" w:hAnsi="Times New Roman" w:cs="Times New Roman"/>
            <w:lang w:val="en-US"/>
          </w:rPr>
          <w:t>40</w:t>
        </w:r>
      </w:ins>
      <w:del w:id="658" w:author="aboutDr. [2]" w:date="2025-10-07T23:30:24Z">
        <w:r>
          <w:rPr>
            <w:rFonts w:ascii="Times New Roman" w:hAnsi="Times New Roman" w:cs="Times New Roman"/>
          </w:rPr>
          <w:delText>3</w:delText>
        </w:r>
      </w:del>
      <w:del w:id="659" w:author="aboutDr. [2]" w:date="2025-10-07T23:30:23Z">
        <w:r>
          <w:rPr>
            <w:rFonts w:ascii="Times New Roman" w:hAnsi="Times New Roman" w:cs="Times New Roman"/>
            <w:lang w:eastAsia="zh"/>
          </w:rPr>
          <w:delText>7</w:delText>
        </w:r>
      </w:del>
      <w:r>
        <w:rPr>
          <w:rFonts w:ascii="Times New Roman" w:hAnsi="Times New Roman" w:cs="Times New Roman"/>
        </w:rPr>
        <w:t xml:space="preserve">, </w:t>
      </w:r>
      <w:ins w:id="660" w:author="aboutDr. [2]" w:date="2025-10-07T23:30:21Z">
        <w:r>
          <w:rPr>
            <w:rFonts w:hint="default" w:ascii="Times New Roman" w:hAnsi="Times New Roman" w:cs="Times New Roman"/>
            <w:lang w:val="en-US"/>
          </w:rPr>
          <w:t>4</w:t>
        </w:r>
      </w:ins>
      <w:ins w:id="661" w:author="aboutDr. [2]" w:date="2025-10-07T23:30:22Z">
        <w:r>
          <w:rPr>
            <w:rFonts w:hint="default" w:ascii="Times New Roman" w:hAnsi="Times New Roman" w:cs="Times New Roman"/>
            <w:lang w:val="en-US"/>
          </w:rPr>
          <w:t>2</w:t>
        </w:r>
      </w:ins>
      <w:del w:id="662" w:author="aboutDr. [2]" w:date="2025-10-07T23:30:15Z">
        <w:r>
          <w:rPr>
            <w:rFonts w:ascii="Times New Roman" w:hAnsi="Times New Roman" w:cs="Times New Roman"/>
          </w:rPr>
          <w:delText>3</w:delText>
        </w:r>
      </w:del>
      <w:del w:id="663" w:author="aboutDr. [2]" w:date="2025-10-07T23:30:15Z">
        <w:r>
          <w:rPr>
            <w:rFonts w:ascii="Times New Roman" w:hAnsi="Times New Roman" w:cs="Times New Roman"/>
            <w:lang w:eastAsia="zh"/>
          </w:rPr>
          <w:delText>9</w:delText>
        </w:r>
      </w:del>
      <w:r>
        <w:rPr>
          <w:rFonts w:ascii="Times New Roman" w:hAnsi="Times New Roman" w:cs="Times New Roman"/>
        </w:rPr>
        <w:t>).</w:t>
      </w:r>
    </w:p>
    <w:p ns2:paraId="2C9DB786">
      <w:pPr>
        <w:rPr>
          <w:rFonts w:ascii="Times New Roman" w:hAnsi="Times New Roman" w:cs="Times New Roman"/>
        </w:rPr>
      </w:pPr>
    </w:p>
    <w:p ns2:paraId="4735BB36">
      <w:pPr>
        <w:rPr>
          <w:rFonts w:ascii="Times New Roman" w:hAnsi="Times New Roman" w:cs="Times New Roman"/>
        </w:rPr>
      </w:pPr>
      <w:r>
        <w:rPr>
          <w:rFonts w:ascii="Times New Roman" w:hAnsi="Times New Roman" w:cs="Times New Roman"/>
        </w:rPr>
        <w:t>To assess the reproducibility and validity of the MRSS 2·0 model, we tested it on 1,207 cases from the MRSS independent validation set and 418 from the TCGA-KIRC set. The risk score for each patient was calculated using the same formula as in the training set. MRSS 2·0 demonstrated stable predictive accuracy, with AUCs at 5 years of 0·900 (</w:t>
      </w:r>
      <w:ins w:id="664" w:author="aboutDr. [2]" w:date="2025-10-07T23:30:47Z">
        <w:r>
          <w:rPr>
            <w:rFonts w:hint="default" w:ascii="Times New Roman" w:hAnsi="Times New Roman" w:cs="Times New Roman"/>
            <w:lang w:val="en-US"/>
          </w:rPr>
          <w:t>F</w:t>
        </w:r>
      </w:ins>
      <w:del w:id="665" w:author="aboutDr. [2]" w:date="2025-10-07T23:30:46Z">
        <w:r>
          <w:rPr>
            <w:rFonts w:ascii="Times New Roman" w:hAnsi="Times New Roman" w:cs="Times New Roman"/>
          </w:rPr>
          <w:delText>f</w:delText>
        </w:r>
      </w:del>
      <w:r>
        <w:rPr>
          <w:rFonts w:ascii="Times New Roman" w:hAnsi="Times New Roman" w:cs="Times New Roman"/>
        </w:rPr>
        <w:t>igure 3B) for the independent validation set and 0·914 (</w:t>
      </w:r>
      <w:ins w:id="666" w:author="aboutDr. [2]" w:date="2025-10-07T23:30:51Z">
        <w:r>
          <w:rPr>
            <w:rFonts w:hint="default" w:ascii="Times New Roman" w:hAnsi="Times New Roman" w:cs="Times New Roman"/>
            <w:lang w:val="en-US"/>
          </w:rPr>
          <w:t>F</w:t>
        </w:r>
      </w:ins>
      <w:del w:id="667" w:author="aboutDr. [2]" w:date="2025-10-07T23:30:50Z">
        <w:r>
          <w:rPr>
            <w:rFonts w:ascii="Times New Roman" w:hAnsi="Times New Roman" w:cs="Times New Roman"/>
          </w:rPr>
          <w:delText>f</w:delText>
        </w:r>
      </w:del>
      <w:r>
        <w:rPr>
          <w:rFonts w:ascii="Times New Roman" w:hAnsi="Times New Roman" w:cs="Times New Roman"/>
        </w:rPr>
        <w:t xml:space="preserve">igure 3C) for the TCGA set. The accuracy was significantly higher than any single-modality model and MRSS 1·0 (p&lt;0·05). Patients were categorized into high-risk and low-risk groups based on the same cutoff (risk score = 0). High-risk patients had shorter </w:t>
      </w:r>
      <w:r>
        <w:rPr>
          <w:rFonts w:hint="eastAsia" w:ascii="Times New Roman" w:hAnsi="Times New Roman" w:cs="Times New Roman"/>
          <w:lang w:eastAsia="zh"/>
        </w:rPr>
        <w:t>R</w:t>
      </w:r>
      <w:r>
        <w:rPr>
          <w:rFonts w:ascii="Times New Roman" w:hAnsi="Times New Roman" w:cs="Times New Roman"/>
        </w:rPr>
        <w:t>F</w:t>
      </w:r>
      <w:r>
        <w:rPr>
          <w:rFonts w:hint="eastAsia" w:ascii="Times New Roman" w:hAnsi="Times New Roman" w:cs="Times New Roman"/>
          <w:lang w:eastAsia="zh"/>
        </w:rPr>
        <w:t>I</w:t>
      </w:r>
      <w:r>
        <w:rPr>
          <w:rFonts w:ascii="Times New Roman" w:hAnsi="Times New Roman" w:cs="Times New Roman"/>
        </w:rPr>
        <w:t xml:space="preserve"> (HR 11·31 [95% CI 7·86–16·33], p&lt;0·0001; </w:t>
      </w:r>
      <w:ins w:id="668" w:author="aboutDr. [2]" w:date="2025-10-07T23:30:59Z">
        <w:r>
          <w:rPr>
            <w:rFonts w:hint="default" w:ascii="Times New Roman" w:hAnsi="Times New Roman" w:cs="Times New Roman"/>
            <w:lang w:val="en-US"/>
          </w:rPr>
          <w:t>F</w:t>
        </w:r>
      </w:ins>
      <w:del w:id="669" w:author="aboutDr. [2]" w:date="2025-10-07T23:30:59Z">
        <w:r>
          <w:rPr>
            <w:rFonts w:ascii="Times New Roman" w:hAnsi="Times New Roman" w:cs="Times New Roman"/>
          </w:rPr>
          <w:delText>f</w:delText>
        </w:r>
      </w:del>
      <w:r>
        <w:rPr>
          <w:rFonts w:ascii="Times New Roman" w:hAnsi="Times New Roman" w:cs="Times New Roman"/>
        </w:rPr>
        <w:t xml:space="preserve">igure 3B), CSS (HR 11·92 [7·16–19·83], p&lt;0·0001; </w:t>
      </w:r>
      <w:ins w:id="670" w:author="aboutDr. [2]" w:date="2025-10-07T23:31:03Z">
        <w:r>
          <w:rPr>
            <w:rFonts w:hint="default" w:ascii="Times New Roman" w:hAnsi="Times New Roman" w:cs="Times New Roman"/>
            <w:lang w:val="en-US"/>
          </w:rPr>
          <w:t>F</w:t>
        </w:r>
      </w:ins>
      <w:del w:id="671" w:author="aboutDr. [2]" w:date="2025-10-07T23:31:03Z">
        <w:r>
          <w:rPr>
            <w:rFonts w:ascii="Times New Roman" w:hAnsi="Times New Roman" w:cs="Times New Roman"/>
          </w:rPr>
          <w:delText>f</w:delText>
        </w:r>
      </w:del>
      <w:r>
        <w:rPr>
          <w:rFonts w:ascii="Times New Roman" w:hAnsi="Times New Roman" w:cs="Times New Roman"/>
        </w:rPr>
        <w:t xml:space="preserve">igure 3C), and OS compared to low-risk patients. Stratification by clinical variables (age, sex, stage, grade) showed that MRSS 2·0 remained a significant prognostic model for </w:t>
      </w:r>
      <w:r>
        <w:rPr>
          <w:rFonts w:hint="eastAsia" w:ascii="Times New Roman" w:hAnsi="Times New Roman" w:cs="Times New Roman"/>
          <w:lang w:eastAsia="zh"/>
        </w:rPr>
        <w:t>R</w:t>
      </w:r>
      <w:r>
        <w:rPr>
          <w:rFonts w:ascii="Times New Roman" w:hAnsi="Times New Roman" w:cs="Times New Roman"/>
        </w:rPr>
        <w:t>F</w:t>
      </w:r>
      <w:r>
        <w:rPr>
          <w:rFonts w:hint="eastAsia" w:ascii="Times New Roman" w:hAnsi="Times New Roman" w:cs="Times New Roman"/>
          <w:lang w:eastAsia="zh"/>
        </w:rPr>
        <w:t>I</w:t>
      </w:r>
      <w:r>
        <w:rPr>
          <w:rFonts w:ascii="Times New Roman" w:hAnsi="Times New Roman" w:cs="Times New Roman"/>
        </w:rPr>
        <w:t>, CSS, and OS (</w:t>
      </w:r>
      <w:ins w:id="672" w:author="aboutDr. [2]" w:date="2025-10-07T23:39:02Z">
        <w:r>
          <w:rPr>
            <w:rFonts w:hint="default" w:ascii="Times New Roman" w:hAnsi="Times New Roman" w:cs="Times New Roman"/>
            <w:lang w:val="en-US"/>
          </w:rPr>
          <w:t>Figu</w:t>
        </w:r>
      </w:ins>
      <w:ins w:id="673" w:author="aboutDr. [2]" w:date="2025-10-07T23:39:03Z">
        <w:r>
          <w:rPr>
            <w:rFonts w:hint="default" w:ascii="Times New Roman" w:hAnsi="Times New Roman" w:cs="Times New Roman"/>
            <w:lang w:val="en-US"/>
          </w:rPr>
          <w:t>re</w:t>
        </w:r>
      </w:ins>
      <w:ins w:id="674" w:author="aboutDr. [2]" w:date="2025-10-07T23:34:14Z">
        <w:r>
          <w:rPr>
            <w:rFonts w:ascii="Times New Roman" w:hAnsi="Times New Roman" w:cs="Times New Roman"/>
          </w:rPr>
          <w:t xml:space="preserve"> </w:t>
        </w:r>
      </w:ins>
      <w:ins w:id="675" w:author="aboutDr. [2]" w:date="2025-10-07T23:34:14Z">
        <w:r>
          <w:rPr>
            <w:rFonts w:hint="default" w:ascii="Times New Roman" w:hAnsi="Times New Roman" w:cs="Times New Roman"/>
            <w:lang w:val="en-US"/>
          </w:rPr>
          <w:t>S</w:t>
        </w:r>
      </w:ins>
      <w:ins w:id="676" w:author="aboutDr. [2]" w:date="2025-10-07T23:34:18Z">
        <w:r>
          <w:rPr>
            <w:rFonts w:hint="default" w:ascii="Times New Roman" w:hAnsi="Times New Roman" w:cs="Times New Roman"/>
            <w:lang w:val="en-US"/>
          </w:rPr>
          <w:t>10</w:t>
        </w:r>
      </w:ins>
      <w:ins w:id="677" w:author="aboutDr. [2]" w:date="2025-10-07T23:34:20Z">
        <w:r>
          <w:rPr>
            <w:rFonts w:hint="default" w:ascii="Times New Roman" w:hAnsi="Times New Roman" w:cs="Times New Roman"/>
            <w:lang w:val="en-US"/>
          </w:rPr>
          <w:t>-</w:t>
        </w:r>
      </w:ins>
      <w:ins w:id="678" w:author="aboutDr. [2]" w:date="2025-10-07T23:34:14Z">
        <w:r>
          <w:rPr>
            <w:rFonts w:hint="default" w:ascii="Times New Roman" w:hAnsi="Times New Roman" w:cs="Times New Roman"/>
            <w:lang w:val="en-US"/>
          </w:rPr>
          <w:t>S</w:t>
        </w:r>
      </w:ins>
      <w:ins w:id="679" w:author="aboutDr. [2]" w:date="2025-10-07T23:34:27Z">
        <w:r>
          <w:rPr>
            <w:rFonts w:hint="default" w:ascii="Times New Roman" w:hAnsi="Times New Roman" w:cs="Times New Roman"/>
            <w:lang w:val="en-US"/>
          </w:rPr>
          <w:t>12</w:t>
        </w:r>
      </w:ins>
      <w:ins w:id="680" w:author="aboutDr. [2]" w:date="2025-10-07T23:34:14Z">
        <w:r>
          <w:rPr>
            <w:rFonts w:hint="default" w:ascii="Times New Roman" w:hAnsi="Times New Roman" w:cs="Times New Roman"/>
            <w:lang w:val="en-US"/>
          </w:rPr>
          <w:t xml:space="preserve">: </w:t>
        </w:r>
      </w:ins>
      <w:r>
        <w:rPr>
          <w:rFonts w:ascii="Times New Roman" w:hAnsi="Times New Roman" w:cs="Times New Roman"/>
        </w:rPr>
        <w:t>appendix pp 1</w:t>
      </w:r>
      <w:ins w:id="681" w:author="aboutDr. [2]" w:date="2025-10-07T23:33:53Z">
        <w:r>
          <w:rPr>
            <w:rFonts w:hint="default" w:ascii="Times New Roman" w:hAnsi="Times New Roman" w:cs="Times New Roman"/>
            <w:lang w:val="en-US"/>
          </w:rPr>
          <w:t>3</w:t>
        </w:r>
      </w:ins>
      <w:del w:id="682" w:author="aboutDr. [2]" w:date="2025-10-07T23:33:52Z">
        <w:r>
          <w:rPr>
            <w:rFonts w:ascii="Times New Roman" w:hAnsi="Times New Roman" w:cs="Times New Roman"/>
            <w:lang w:eastAsia="zh"/>
          </w:rPr>
          <w:delText>1</w:delText>
        </w:r>
      </w:del>
      <w:r>
        <w:rPr>
          <w:rFonts w:ascii="Times New Roman" w:hAnsi="Times New Roman" w:cs="Times New Roman"/>
        </w:rPr>
        <w:t>–1</w:t>
      </w:r>
      <w:ins w:id="683" w:author="aboutDr. [2]" w:date="2025-10-07T23:33:55Z">
        <w:r>
          <w:rPr>
            <w:rFonts w:hint="default" w:ascii="Times New Roman" w:hAnsi="Times New Roman" w:cs="Times New Roman"/>
            <w:lang w:val="en-US"/>
          </w:rPr>
          <w:t>5</w:t>
        </w:r>
      </w:ins>
      <w:del w:id="684" w:author="aboutDr. [2]" w:date="2025-10-07T23:33:55Z">
        <w:r>
          <w:rPr>
            <w:rFonts w:ascii="Times New Roman" w:hAnsi="Times New Roman" w:cs="Times New Roman"/>
            <w:lang w:eastAsia="zh"/>
          </w:rPr>
          <w:delText>3</w:delText>
        </w:r>
      </w:del>
      <w:r>
        <w:rPr>
          <w:rFonts w:ascii="Times New Roman" w:hAnsi="Times New Roman" w:cs="Times New Roman"/>
        </w:rPr>
        <w:t>).</w:t>
      </w:r>
    </w:p>
    <w:p ns2:paraId="45B319E2">
      <w:pPr>
        <w:rPr>
          <w:rFonts w:ascii="Times New Roman" w:hAnsi="Times New Roman" w:cs="Times New Roman"/>
        </w:rPr>
      </w:pPr>
    </w:p>
    <w:p ns2:paraId="735BF06A">
      <w:pPr>
        <w:rPr>
          <w:rFonts w:ascii="Times New Roman" w:hAnsi="Times New Roman" w:cs="Times New Roman"/>
        </w:rPr>
      </w:pPr>
      <w:r>
        <w:rPr>
          <w:rFonts w:ascii="Times New Roman" w:hAnsi="Times New Roman" w:cs="Times New Roman"/>
        </w:rPr>
        <w:t>After adjusting for clinical variables (age, sex, grade, stage) using multivariable Cox regression analysis, MRSS 2·0 was an independent prognostic factor in all cohorts (</w:t>
      </w:r>
      <w:ins w:id="685" w:author="aboutDr. [2]" w:date="2025-10-07T23:36:59Z">
        <w:r>
          <w:rPr>
            <w:rFonts w:hint="default" w:ascii="Times New Roman" w:hAnsi="Times New Roman" w:cs="Times New Roman"/>
            <w:lang w:val="en-US"/>
          </w:rPr>
          <w:t>Table</w:t>
        </w:r>
      </w:ins>
      <w:ins w:id="686" w:author="aboutDr. [2]" w:date="2025-10-07T23:36:59Z">
        <w:r>
          <w:rPr>
            <w:rFonts w:ascii="Times New Roman" w:hAnsi="Times New Roman" w:cs="Times New Roman"/>
          </w:rPr>
          <w:t xml:space="preserve"> </w:t>
        </w:r>
      </w:ins>
      <w:ins w:id="687" w:author="aboutDr. [2]" w:date="2025-10-07T23:36:59Z">
        <w:r>
          <w:rPr>
            <w:rFonts w:hint="default" w:ascii="Times New Roman" w:hAnsi="Times New Roman" w:cs="Times New Roman"/>
            <w:lang w:val="en-US"/>
          </w:rPr>
          <w:t>S</w:t>
        </w:r>
      </w:ins>
      <w:ins w:id="688" w:author="aboutDr. [2]" w:date="2025-10-07T23:37:12Z">
        <w:r>
          <w:rPr>
            <w:rFonts w:hint="default" w:ascii="Times New Roman" w:hAnsi="Times New Roman" w:cs="Times New Roman"/>
            <w:lang w:val="en-US"/>
          </w:rPr>
          <w:t>2</w:t>
        </w:r>
      </w:ins>
      <w:ins w:id="689" w:author="aboutDr. [2]" w:date="2025-10-07T23:36:59Z">
        <w:r>
          <w:rPr>
            <w:rFonts w:hint="default" w:ascii="Times New Roman" w:hAnsi="Times New Roman" w:cs="Times New Roman"/>
            <w:lang w:val="en-US"/>
          </w:rPr>
          <w:t>0-S</w:t>
        </w:r>
      </w:ins>
      <w:ins w:id="690" w:author="aboutDr. [2]" w:date="2025-10-07T23:37:23Z">
        <w:r>
          <w:rPr>
            <w:rFonts w:hint="default" w:ascii="Times New Roman" w:hAnsi="Times New Roman" w:cs="Times New Roman"/>
            <w:lang w:val="en-US"/>
          </w:rPr>
          <w:t>25</w:t>
        </w:r>
      </w:ins>
      <w:ins w:id="691" w:author="aboutDr. [2]" w:date="2025-10-07T23:36:59Z">
        <w:r>
          <w:rPr>
            <w:rFonts w:hint="default" w:ascii="Times New Roman" w:hAnsi="Times New Roman" w:cs="Times New Roman"/>
            <w:lang w:val="en-US"/>
          </w:rPr>
          <w:t xml:space="preserve">: </w:t>
        </w:r>
      </w:ins>
      <w:r>
        <w:rPr>
          <w:rFonts w:ascii="Times New Roman" w:hAnsi="Times New Roman" w:cs="Times New Roman"/>
        </w:rPr>
        <w:t>appendix pp 3</w:t>
      </w:r>
      <w:ins w:id="692" w:author="aboutDr. [2]" w:date="2025-10-07T23:37:29Z">
        <w:r>
          <w:rPr>
            <w:rFonts w:hint="default" w:ascii="Times New Roman" w:hAnsi="Times New Roman" w:cs="Times New Roman"/>
            <w:lang w:val="en-US"/>
          </w:rPr>
          <w:t>8</w:t>
        </w:r>
      </w:ins>
      <w:del w:id="693" w:author="aboutDr. [2]" w:date="2025-10-07T23:37:28Z">
        <w:r>
          <w:rPr>
            <w:rFonts w:ascii="Times New Roman" w:hAnsi="Times New Roman" w:cs="Times New Roman"/>
            <w:lang w:eastAsia="zh"/>
          </w:rPr>
          <w:delText>5</w:delText>
        </w:r>
      </w:del>
      <w:r>
        <w:rPr>
          <w:rFonts w:ascii="Times New Roman" w:hAnsi="Times New Roman" w:cs="Times New Roman"/>
        </w:rPr>
        <w:t>–</w:t>
      </w:r>
      <w:r>
        <w:rPr>
          <w:rFonts w:ascii="Times New Roman" w:hAnsi="Times New Roman" w:cs="Times New Roman"/>
          <w:lang w:eastAsia="zh"/>
        </w:rPr>
        <w:t>4</w:t>
      </w:r>
      <w:ins w:id="694" w:author="aboutDr. [2]" w:date="2025-10-07T23:37:31Z">
        <w:r>
          <w:rPr>
            <w:rFonts w:hint="default" w:ascii="Times New Roman" w:hAnsi="Times New Roman" w:cs="Times New Roman"/>
            <w:lang w:val="en-US" w:eastAsia="zh"/>
          </w:rPr>
          <w:t>3</w:t>
        </w:r>
      </w:ins>
      <w:del w:id="695" w:author="aboutDr. [2]" w:date="2025-10-07T23:37:30Z">
        <w:r>
          <w:rPr>
            <w:rFonts w:ascii="Times New Roman" w:hAnsi="Times New Roman" w:cs="Times New Roman"/>
            <w:lang w:eastAsia="zh"/>
          </w:rPr>
          <w:delText>0</w:delText>
        </w:r>
      </w:del>
      <w:r>
        <w:rPr>
          <w:rFonts w:ascii="Times New Roman" w:hAnsi="Times New Roman" w:cs="Times New Roman"/>
        </w:rPr>
        <w:t>). Calibration plots indicated that MRSS 2·0 closely matched an ideal model</w:t>
      </w:r>
      <w:del w:id="696" w:author="aboutDr. [2]" w:date="2025-10-07T23:39:52Z">
        <w:r>
          <w:rPr>
            <w:rFonts w:ascii="Times New Roman" w:hAnsi="Times New Roman" w:cs="Times New Roman"/>
          </w:rPr>
          <w:delText xml:space="preserve"> </w:delText>
        </w:r>
      </w:del>
      <w:del w:id="697" w:author="aboutDr. [2]" w:date="2025-10-07T23:39:50Z">
        <w:r>
          <w:rPr>
            <w:rFonts w:ascii="Times New Roman" w:hAnsi="Times New Roman" w:cs="Times New Roman"/>
          </w:rPr>
          <w:delText>(appendix p1</w:delText>
        </w:r>
      </w:del>
      <w:del w:id="698" w:author="aboutDr. [2]" w:date="2025-10-07T23:39:50Z">
        <w:r>
          <w:rPr>
            <w:rFonts w:ascii="Times New Roman" w:hAnsi="Times New Roman" w:cs="Times New Roman"/>
            <w:lang w:eastAsia="zh"/>
          </w:rPr>
          <w:delText>0</w:delText>
        </w:r>
      </w:del>
      <w:del w:id="699" w:author="aboutDr. [2]" w:date="2025-10-07T23:39:50Z">
        <w:r>
          <w:rPr>
            <w:rFonts w:ascii="Times New Roman" w:hAnsi="Times New Roman" w:cs="Times New Roman"/>
          </w:rPr>
          <w:delText>)</w:delText>
        </w:r>
      </w:del>
      <w:r>
        <w:rPr>
          <w:rFonts w:ascii="Times New Roman" w:hAnsi="Times New Roman" w:cs="Times New Roman"/>
        </w:rPr>
        <w:t>, with AUCs at 3, 5, and 7 years all greater than 0·85 (</w:t>
      </w:r>
      <w:ins w:id="700" w:author="aboutDr. [2]" w:date="2025-10-07T23:40:10Z">
        <w:r>
          <w:rPr>
            <w:rFonts w:hint="default" w:ascii="Times New Roman" w:hAnsi="Times New Roman" w:cs="Times New Roman"/>
            <w:lang w:val="en-US"/>
          </w:rPr>
          <w:t>Figure</w:t>
        </w:r>
      </w:ins>
      <w:ins w:id="701" w:author="aboutDr. [2]" w:date="2025-10-07T23:40:10Z">
        <w:r>
          <w:rPr>
            <w:rFonts w:ascii="Times New Roman" w:hAnsi="Times New Roman" w:cs="Times New Roman"/>
          </w:rPr>
          <w:t xml:space="preserve"> </w:t>
        </w:r>
      </w:ins>
      <w:ins w:id="702" w:author="aboutDr. [2]" w:date="2025-10-07T23:40:10Z">
        <w:r>
          <w:rPr>
            <w:rFonts w:hint="default" w:ascii="Times New Roman" w:hAnsi="Times New Roman" w:cs="Times New Roman"/>
            <w:lang w:val="en-US"/>
          </w:rPr>
          <w:t>S</w:t>
        </w:r>
      </w:ins>
      <w:ins w:id="703" w:author="aboutDr. [2]" w:date="2025-10-07T23:40:12Z">
        <w:r>
          <w:rPr>
            <w:rFonts w:hint="default" w:ascii="Times New Roman" w:hAnsi="Times New Roman" w:cs="Times New Roman"/>
            <w:lang w:val="en-US"/>
          </w:rPr>
          <w:t>9</w:t>
        </w:r>
      </w:ins>
      <w:ins w:id="704" w:author="aboutDr. [2]" w:date="2025-10-07T23:40:13Z">
        <w:r>
          <w:rPr>
            <w:rFonts w:hint="default" w:ascii="Times New Roman" w:hAnsi="Times New Roman" w:cs="Times New Roman"/>
            <w:lang w:val="en-US"/>
          </w:rPr>
          <w:t xml:space="preserve">: </w:t>
        </w:r>
      </w:ins>
      <w:r>
        <w:rPr>
          <w:rFonts w:ascii="Times New Roman" w:hAnsi="Times New Roman" w:cs="Times New Roman"/>
        </w:rPr>
        <w:t>appendix p1</w:t>
      </w:r>
      <w:ins w:id="705" w:author="aboutDr. [2]" w:date="2025-10-07T23:39:39Z">
        <w:r>
          <w:rPr>
            <w:rFonts w:hint="default" w:ascii="Times New Roman" w:hAnsi="Times New Roman" w:cs="Times New Roman"/>
            <w:lang w:val="en-US"/>
          </w:rPr>
          <w:t>2</w:t>
        </w:r>
      </w:ins>
      <w:del w:id="706" w:author="aboutDr. [2]" w:date="2025-10-07T23:39:38Z">
        <w:r>
          <w:rPr>
            <w:rFonts w:ascii="Times New Roman" w:hAnsi="Times New Roman" w:cs="Times New Roman"/>
            <w:lang w:eastAsia="zh"/>
          </w:rPr>
          <w:delText>0</w:delText>
        </w:r>
      </w:del>
      <w:r>
        <w:rPr>
          <w:rFonts w:ascii="Times New Roman" w:hAnsi="Times New Roman" w:cs="Times New Roman"/>
        </w:rPr>
        <w:t>). We also assessed model performance with decision curve analysis, comparing SNP-based score, WSI-based score, AI-clinical score, MRSS 1·0, and MRSS 2·0. The heterogeneous patient population showed that strategies informed by MRSS 2·0 outperformed uniform prediction approaches (</w:t>
      </w:r>
      <w:ins w:id="707" w:author="aboutDr. [2]" w:date="2025-10-07T23:40:17Z">
        <w:r>
          <w:rPr>
            <w:rFonts w:hint="default" w:ascii="Times New Roman" w:hAnsi="Times New Roman" w:cs="Times New Roman"/>
            <w:lang w:val="en-US"/>
          </w:rPr>
          <w:t>Figure</w:t>
        </w:r>
      </w:ins>
      <w:ins w:id="708" w:author="aboutDr. [2]" w:date="2025-10-07T23:40:17Z">
        <w:r>
          <w:rPr>
            <w:rFonts w:ascii="Times New Roman" w:hAnsi="Times New Roman" w:cs="Times New Roman"/>
          </w:rPr>
          <w:t xml:space="preserve"> </w:t>
        </w:r>
      </w:ins>
      <w:ins w:id="709" w:author="aboutDr. [2]" w:date="2025-10-07T23:40:17Z">
        <w:r>
          <w:rPr>
            <w:rFonts w:hint="default" w:ascii="Times New Roman" w:hAnsi="Times New Roman" w:cs="Times New Roman"/>
            <w:lang w:val="en-US"/>
          </w:rPr>
          <w:t>S</w:t>
        </w:r>
      </w:ins>
      <w:ins w:id="710" w:author="aboutDr. [2]" w:date="2025-10-07T23:40:19Z">
        <w:r>
          <w:rPr>
            <w:rFonts w:hint="default" w:ascii="Times New Roman" w:hAnsi="Times New Roman" w:cs="Times New Roman"/>
            <w:lang w:val="en-US"/>
          </w:rPr>
          <w:t>9</w:t>
        </w:r>
      </w:ins>
      <w:ins w:id="711" w:author="aboutDr. [2]" w:date="2025-10-07T23:40:20Z">
        <w:r>
          <w:rPr>
            <w:rFonts w:hint="default" w:ascii="Times New Roman" w:hAnsi="Times New Roman" w:cs="Times New Roman"/>
            <w:lang w:val="en-US"/>
          </w:rPr>
          <w:t xml:space="preserve">: </w:t>
        </w:r>
      </w:ins>
      <w:r>
        <w:rPr>
          <w:rFonts w:ascii="Times New Roman" w:hAnsi="Times New Roman" w:cs="Times New Roman"/>
        </w:rPr>
        <w:t>appendix p1</w:t>
      </w:r>
      <w:ins w:id="712" w:author="aboutDr. [2]" w:date="2025-10-07T23:40:23Z">
        <w:r>
          <w:rPr>
            <w:rFonts w:hint="default" w:ascii="Times New Roman" w:hAnsi="Times New Roman" w:cs="Times New Roman"/>
            <w:lang w:val="en-US"/>
          </w:rPr>
          <w:t>2</w:t>
        </w:r>
      </w:ins>
      <w:del w:id="713" w:author="aboutDr. [2]" w:date="2025-10-07T23:40:23Z">
        <w:r>
          <w:rPr>
            <w:rFonts w:ascii="Times New Roman" w:hAnsi="Times New Roman" w:cs="Times New Roman"/>
            <w:lang w:eastAsia="zh"/>
          </w:rPr>
          <w:delText>0</w:delText>
        </w:r>
      </w:del>
      <w:r>
        <w:rPr>
          <w:rFonts w:ascii="Times New Roman" w:hAnsi="Times New Roman" w:cs="Times New Roman"/>
        </w:rPr>
        <w:t>). Among the three multivariable models, MRSS 2·0 provided the greatest gain, particularly with threshold probabilities between 0·2 and 0·8. The difference was most notable when compared with the AI-clinical score.</w:t>
      </w:r>
    </w:p>
    <w:p ns2:paraId="38F869E7">
      <w:pPr>
        <w:rPr>
          <w:rFonts w:ascii="Times New Roman" w:hAnsi="Times New Roman" w:cs="Times New Roman"/>
        </w:rPr>
      </w:pPr>
    </w:p>
    <w:p ns2:paraId="723BB474">
      <w:pPr>
        <w:rPr>
          <w:rFonts w:ascii="Times New Roman" w:hAnsi="Times New Roman" w:cs="Times New Roman"/>
        </w:rPr>
      </w:pPr>
      <w:r>
        <w:rPr>
          <w:rFonts w:ascii="Times New Roman" w:hAnsi="Times New Roman" w:cs="Times New Roman"/>
        </w:rPr>
        <w:t xml:space="preserve">Next, we assessed whether MRSS 2·0 was associated with </w:t>
      </w:r>
      <w:del w:id="714" w:author="aboutDr. [2]" w:date="2025-10-07T23:40:44Z">
        <w:r>
          <w:rPr>
            <w:rFonts w:hint="default" w:ascii="Times New Roman" w:hAnsi="Times New Roman" w:cs="Times New Roman"/>
            <w:lang w:val="en-US" w:eastAsia="zh"/>
          </w:rPr>
          <w:delText>R</w:delText>
        </w:r>
      </w:del>
      <w:del w:id="715" w:author="aboutDr. [2]" w:date="2025-10-07T23:40:44Z">
        <w:r>
          <w:rPr>
            <w:rFonts w:hint="default" w:ascii="Times New Roman" w:hAnsi="Times New Roman" w:cs="Times New Roman"/>
            <w:lang w:val="en-US"/>
          </w:rPr>
          <w:delText>F</w:delText>
        </w:r>
      </w:del>
      <w:del w:id="716" w:author="aboutDr. [2]" w:date="2025-10-07T23:40:44Z">
        <w:r>
          <w:rPr>
            <w:rFonts w:hint="default" w:ascii="Times New Roman" w:hAnsi="Times New Roman" w:cs="Times New Roman"/>
            <w:lang w:val="en-US" w:eastAsia="zh"/>
          </w:rPr>
          <w:delText>I</w:delText>
        </w:r>
      </w:del>
      <w:ins w:id="717" w:author="aboutDr. [2]" w:date="2025-10-07T23:40:44Z">
        <w:r>
          <w:rPr>
            <w:rFonts w:hint="default" w:ascii="Times New Roman" w:hAnsi="Times New Roman" w:cs="Times New Roman"/>
            <w:lang w:val="en-US" w:eastAsia="zh"/>
          </w:rPr>
          <w:t>DFS</w:t>
        </w:r>
      </w:ins>
      <w:ins w:id="718" w:author="aboutDr. [2]" w:date="2025-10-07T23:41:16Z">
        <w:r>
          <w:rPr>
            <w:rFonts w:hint="default" w:ascii="Times New Roman" w:hAnsi="Times New Roman" w:cs="Times New Roman"/>
            <w:lang w:val="en-US" w:eastAsia="zh"/>
          </w:rPr>
          <w:t xml:space="preserve">, </w:t>
        </w:r>
      </w:ins>
      <w:ins w:id="719" w:author="aboutDr. [2]" w:date="2025-10-07T23:41:18Z">
        <w:r>
          <w:rPr>
            <w:rFonts w:hint="default" w:ascii="Times New Roman" w:hAnsi="Times New Roman" w:cs="Times New Roman"/>
            <w:lang w:val="en-US" w:eastAsia="zh"/>
          </w:rPr>
          <w:t>C</w:t>
        </w:r>
      </w:ins>
      <w:ins w:id="720" w:author="aboutDr. [2]" w:date="2025-10-07T23:41:19Z">
        <w:r>
          <w:rPr>
            <w:rFonts w:hint="default" w:ascii="Times New Roman" w:hAnsi="Times New Roman" w:cs="Times New Roman"/>
            <w:lang w:val="en-US" w:eastAsia="zh"/>
          </w:rPr>
          <w:t>SS</w:t>
        </w:r>
      </w:ins>
      <w:r>
        <w:rPr>
          <w:rFonts w:ascii="Times New Roman" w:hAnsi="Times New Roman" w:cs="Times New Roman"/>
        </w:rPr>
        <w:t xml:space="preserve"> </w:t>
      </w:r>
      <w:r>
        <w:rPr>
          <w:rFonts w:hint="eastAsia" w:ascii="Times New Roman" w:hAnsi="Times New Roman" w:cs="Times New Roman"/>
          <w:lang w:eastAsia="zh"/>
        </w:rPr>
        <w:t xml:space="preserve">and </w:t>
      </w:r>
      <w:ins w:id="721" w:author="aboutDr. [2]" w:date="2025-10-07T23:41:22Z">
        <w:r>
          <w:rPr>
            <w:rFonts w:hint="default" w:ascii="Times New Roman" w:hAnsi="Times New Roman" w:cs="Times New Roman"/>
            <w:lang w:val="en-US" w:eastAsia="zh"/>
          </w:rPr>
          <w:t>OS</w:t>
        </w:r>
      </w:ins>
      <w:del w:id="722" w:author="aboutDr. [2]" w:date="2025-10-07T23:41:21Z">
        <w:r>
          <w:rPr>
            <w:rFonts w:hint="eastAsia" w:ascii="Times New Roman" w:hAnsi="Times New Roman" w:cs="Times New Roman"/>
            <w:lang w:eastAsia="zh"/>
          </w:rPr>
          <w:delText>PFI</w:delText>
        </w:r>
      </w:del>
      <w:r>
        <w:rPr>
          <w:rFonts w:hint="eastAsia" w:ascii="Times New Roman" w:hAnsi="Times New Roman" w:cs="Times New Roman"/>
          <w:lang w:eastAsia="zh"/>
        </w:rPr>
        <w:t xml:space="preserve"> </w:t>
      </w:r>
      <w:r>
        <w:rPr>
          <w:rFonts w:ascii="Times New Roman" w:hAnsi="Times New Roman" w:cs="Times New Roman"/>
        </w:rPr>
        <w:t>in patients with ccRCC treated with TKI</w:t>
      </w:r>
      <w:del w:id="723" w:author="aboutDr. [2]" w:date="2025-10-07T23:46:51Z">
        <w:r>
          <w:rPr>
            <w:rFonts w:ascii="Times New Roman" w:hAnsi="Times New Roman" w:cs="Times New Roman"/>
            <w:strike/>
            <w:rPrChange w:id="724" w:author="aboutDr. [2]" w:date="2025-10-07T23:41:33Z">
              <w:rPr>
                <w:rFonts w:ascii="Times New Roman" w:hAnsi="Times New Roman" w:cs="Times New Roman"/>
              </w:rPr>
            </w:rPrChange>
          </w:rPr>
          <w:delText xml:space="preserve"> </w:delText>
        </w:r>
      </w:del>
      <w:del w:id="726" w:author="aboutDr. [2]" w:date="2025-10-07T23:46:50Z">
        <w:r>
          <w:rPr>
            <w:rFonts w:ascii="Times New Roman" w:hAnsi="Times New Roman" w:cs="Times New Roman"/>
            <w:strike/>
            <w:rPrChange w:id="727" w:author="aboutDr. [2]" w:date="2025-10-07T23:41:33Z">
              <w:rPr>
                <w:rFonts w:ascii="Times New Roman" w:hAnsi="Times New Roman" w:cs="Times New Roman"/>
              </w:rPr>
            </w:rPrChange>
          </w:rPr>
          <w:delText>o</w:delText>
        </w:r>
      </w:del>
      <w:del w:id="729" w:author="aboutDr. [2]" w:date="2025-10-07T23:46:50Z">
        <w:r>
          <w:rPr>
            <w:rFonts w:ascii="Times New Roman" w:hAnsi="Times New Roman" w:cs="Times New Roman"/>
            <w:strike/>
            <w:rPrChange w:id="730" w:author="aboutDr. [2]" w:date="2025-10-07T23:41:33Z">
              <w:rPr>
                <w:rFonts w:ascii="Times New Roman" w:hAnsi="Times New Roman" w:cs="Times New Roman"/>
              </w:rPr>
            </w:rPrChange>
          </w:rPr>
          <w:delText>r</w:delText>
        </w:r>
      </w:del>
      <w:del w:id="732" w:author="aboutDr. [2]" w:date="2025-10-07T23:46:49Z">
        <w:r>
          <w:rPr>
            <w:rFonts w:ascii="Times New Roman" w:hAnsi="Times New Roman" w:cs="Times New Roman"/>
            <w:strike/>
            <w:rPrChange w:id="733" w:author="aboutDr. [2]" w:date="2025-10-07T23:41:33Z">
              <w:rPr>
                <w:rFonts w:ascii="Times New Roman" w:hAnsi="Times New Roman" w:cs="Times New Roman"/>
              </w:rPr>
            </w:rPrChange>
          </w:rPr>
          <w:delText xml:space="preserve"> </w:delText>
        </w:r>
      </w:del>
      <w:del w:id="735" w:author="aboutDr." w:date="2025-10-05T22:02:00Z">
        <w:r>
          <w:rPr>
            <w:rFonts w:ascii="Times New Roman" w:hAnsi="Times New Roman" w:cs="Times New Roman"/>
            <w:strike/>
            <w:rPrChange w:id="736" w:author="aboutDr. [2]" w:date="2025-10-07T23:41:33Z">
              <w:rPr>
                <w:rFonts w:ascii="Times New Roman" w:hAnsi="Times New Roman" w:cs="Times New Roman"/>
              </w:rPr>
            </w:rPrChange>
          </w:rPr>
          <w:delText>TKI–ICB</w:delText>
        </w:r>
      </w:del>
      <w:ins w:id="738" w:author="aboutDr." w:date="2025-10-05T22:02:00Z">
        <w:del w:id="739" w:author="aboutDr. [2]" w:date="2025-10-07T23:46:43Z">
          <w:r>
            <w:rPr>
              <w:rFonts w:ascii="Times New Roman" w:hAnsi="Times New Roman" w:cs="Times New Roman"/>
              <w:strike/>
              <w:rPrChange w:id="740" w:author="aboutDr. [2]" w:date="2025-10-07T23:41:33Z">
                <w:rPr>
                  <w:rFonts w:ascii="Times New Roman" w:hAnsi="Times New Roman" w:cs="Times New Roman"/>
                </w:rPr>
              </w:rPrChange>
            </w:rPr>
            <w:delText>I</w:delText>
          </w:r>
        </w:del>
      </w:ins>
      <w:ins w:id="743" w:author="aboutDr." w:date="2025-10-05T22:02:00Z">
        <w:del w:id="744" w:author="aboutDr. [2]" w:date="2025-10-07T23:46:43Z">
          <w:r>
            <w:rPr>
              <w:rFonts w:ascii="Times New Roman" w:hAnsi="Times New Roman" w:cs="Times New Roman"/>
              <w:strike/>
              <w:rPrChange w:id="745" w:author="aboutDr. [2]" w:date="2025-10-07T23:41:33Z">
                <w:rPr>
                  <w:rFonts w:ascii="Times New Roman" w:hAnsi="Times New Roman" w:cs="Times New Roman"/>
                </w:rPr>
              </w:rPrChange>
            </w:rPr>
            <w:delText>C</w:delText>
          </w:r>
        </w:del>
      </w:ins>
      <w:ins w:id="748" w:author="aboutDr." w:date="2025-10-05T22:02:00Z">
        <w:del w:id="749" w:author="aboutDr. [2]" w:date="2025-10-07T23:46:43Z">
          <w:r>
            <w:rPr>
              <w:rFonts w:ascii="Times New Roman" w:hAnsi="Times New Roman" w:cs="Times New Roman"/>
              <w:strike/>
              <w:rPrChange w:id="750" w:author="aboutDr. [2]" w:date="2025-10-07T23:41:33Z">
                <w:rPr>
                  <w:rFonts w:ascii="Times New Roman" w:hAnsi="Times New Roman" w:cs="Times New Roman"/>
                </w:rPr>
              </w:rPrChange>
            </w:rPr>
            <w:delText>B</w:delText>
          </w:r>
        </w:del>
      </w:ins>
      <w:r>
        <w:rPr>
          <w:rFonts w:ascii="Times New Roman" w:hAnsi="Times New Roman" w:cs="Times New Roman"/>
        </w:rPr>
        <w:t xml:space="preserve"> after surgery. Using the median of</w:t>
      </w:r>
      <w:r>
        <w:rPr>
          <w:rFonts w:hint="eastAsia" w:ascii="Times New Roman" w:hAnsi="Times New Roman" w:cs="Times New Roman"/>
        </w:rPr>
        <w:t xml:space="preserve"> </w:t>
      </w:r>
      <w:r>
        <w:rPr>
          <w:rFonts w:ascii="Times New Roman" w:hAnsi="Times New Roman" w:cs="Times New Roman"/>
        </w:rPr>
        <w:t xml:space="preserve">the MRSS 2·0 output values (risk score = 0), we classified patients into high- and low-risk groups. </w:t>
      </w:r>
      <w:ins w:id="753" w:author="aboutDr. [2]" w:date="2025-10-08T00:06:15Z">
        <w:r>
          <w:rPr>
            <w:rFonts w:hint="eastAsia" w:ascii="Times New Roman" w:hAnsi="Times New Roman" w:cs="Times New Roman"/>
            <w:rPrChange w:id="754" w:author="aboutDr. [2]" w:date="2025-10-08T00:06:15Z">
              <w:rPr>
                <w:rFonts w:hint="eastAsia"/>
              </w:rPr>
            </w:rPrChange>
          </w:rPr>
          <w:t>Regardless of Sunitinib administration, patients classified as high-risk by MRSS 2.0 exhibited shorter disease-free survival (DFS), cancer-specific survival (CSS), and overall survival (OS) compared with those in the low-risk group. Notably, while Sunitinib treatment did not confer a survival advantage in the low-risk population, high-risk patients who received Sunitinib showed significantly prolonged DFS, CSS, and OS compared with untreated high-risk patients.</w:t>
        </w:r>
      </w:ins>
      <w:ins w:id="756" w:author="aboutDr. [2]" w:date="2025-10-08T00:06:27Z">
        <w:r>
          <w:rPr>
            <w:rFonts w:hint="eastAsia" w:ascii="Times New Roman" w:hAnsi="Times New Roman" w:cs="Times New Roman"/>
            <w:lang w:val="en-US" w:eastAsia="zh-CN"/>
          </w:rPr>
          <w:t xml:space="preserve"> </w:t>
        </w:r>
      </w:ins>
      <w:ins w:id="757" w:author="aboutDr. [2]" w:date="2025-10-08T00:09:15Z">
        <w:r>
          <w:rPr>
            <w:rFonts w:hint="eastAsia" w:ascii="Times New Roman" w:hAnsi="Times New Roman" w:cs="Times New Roman"/>
            <w:rPrChange w:id="758" w:author="aboutDr. [2]" w:date="2025-10-08T00:09:15Z">
              <w:rPr>
                <w:rFonts w:hint="eastAsia"/>
              </w:rPr>
            </w:rPrChange>
          </w:rPr>
          <w:t>Therefore, MRSS 2.0 can identify high-risk patients who derive clinical benefit from postoperative Sunitinib treatment</w:t>
        </w:r>
      </w:ins>
      <w:ins w:id="760" w:author="aboutDr. [2]" w:date="2025-10-08T00:10:00Z">
        <w:r>
          <w:rPr>
            <w:rFonts w:hint="default" w:ascii="Times New Roman" w:hAnsi="Times New Roman" w:cs="Times New Roman"/>
            <w:lang w:val="en-US"/>
          </w:rPr>
          <w:t xml:space="preserve"> </w:t>
        </w:r>
      </w:ins>
      <w:ins w:id="761" w:author="aboutDr. [2]" w:date="2025-10-08T00:09:59Z">
        <w:r>
          <w:rPr>
            <w:rFonts w:hint="default" w:ascii="Times New Roman" w:hAnsi="Times New Roman" w:cs="Times New Roman"/>
            <w:lang w:val="en-US"/>
          </w:rPr>
          <w:t>(</w:t>
        </w:r>
      </w:ins>
      <w:ins w:id="762" w:author="aboutDr. [2]" w:date="2025-10-08T00:09:53Z">
        <w:r>
          <w:rPr>
            <w:rFonts w:hint="default" w:ascii="Times New Roman" w:hAnsi="Times New Roman" w:cs="Times New Roman"/>
            <w:lang w:val="en-US"/>
          </w:rPr>
          <w:t>F</w:t>
        </w:r>
      </w:ins>
      <w:ins w:id="763" w:author="aboutDr. [2]" w:date="2025-10-08T00:09:53Z">
        <w:r>
          <w:rPr>
            <w:rFonts w:ascii="Times New Roman" w:hAnsi="Times New Roman" w:cs="Times New Roman"/>
          </w:rPr>
          <w:t>igure 4A</w:t>
        </w:r>
      </w:ins>
      <w:ins w:id="764" w:author="aboutDr. [2]" w:date="2025-10-08T00:10:29Z">
        <w:r>
          <w:rPr>
            <w:rFonts w:hint="default" w:ascii="Times New Roman" w:hAnsi="Times New Roman" w:cs="Times New Roman"/>
            <w:lang w:val="en-US"/>
          </w:rPr>
          <w:t>;</w:t>
        </w:r>
      </w:ins>
      <w:ins w:id="765" w:author="aboutDr. [2]" w:date="2025-10-08T00:10:31Z">
        <w:r>
          <w:rPr>
            <w:rFonts w:hint="default" w:ascii="Times New Roman" w:hAnsi="Times New Roman" w:cs="Times New Roman"/>
            <w:lang w:val="en-US"/>
          </w:rPr>
          <w:t xml:space="preserve"> </w:t>
        </w:r>
      </w:ins>
      <w:ins w:id="766" w:author="aboutDr. [2]" w:date="2025-10-08T00:10:59Z">
        <w:r>
          <w:rPr>
            <w:rFonts w:hint="default" w:ascii="Times New Roman" w:hAnsi="Times New Roman" w:cs="Times New Roman"/>
            <w:lang w:val="en-US"/>
          </w:rPr>
          <w:t>Fi</w:t>
        </w:r>
      </w:ins>
      <w:ins w:id="767" w:author="aboutDr. [2]" w:date="2025-10-08T00:11:00Z">
        <w:r>
          <w:rPr>
            <w:rFonts w:hint="default" w:ascii="Times New Roman" w:hAnsi="Times New Roman" w:cs="Times New Roman"/>
            <w:lang w:val="en-US"/>
          </w:rPr>
          <w:t xml:space="preserve">gure </w:t>
        </w:r>
      </w:ins>
      <w:ins w:id="768" w:author="aboutDr. [2]" w:date="2025-10-08T00:11:01Z">
        <w:r>
          <w:rPr>
            <w:rFonts w:hint="default" w:ascii="Times New Roman" w:hAnsi="Times New Roman" w:cs="Times New Roman"/>
            <w:lang w:val="en-US"/>
          </w:rPr>
          <w:t>S1</w:t>
        </w:r>
      </w:ins>
      <w:ins w:id="769" w:author="aboutDr. [2]" w:date="2025-10-08T00:11:02Z">
        <w:r>
          <w:rPr>
            <w:rFonts w:hint="default" w:ascii="Times New Roman" w:hAnsi="Times New Roman" w:cs="Times New Roman"/>
            <w:lang w:val="en-US"/>
          </w:rPr>
          <w:t>3:</w:t>
        </w:r>
      </w:ins>
      <w:ins w:id="770" w:author="aboutDr. [2]" w:date="2025-10-08T00:11:03Z">
        <w:r>
          <w:rPr>
            <w:rFonts w:hint="default" w:ascii="Times New Roman" w:hAnsi="Times New Roman" w:cs="Times New Roman"/>
            <w:lang w:val="en-US"/>
          </w:rPr>
          <w:t xml:space="preserve"> </w:t>
        </w:r>
      </w:ins>
      <w:ins w:id="771" w:author="aboutDr. [2]" w:date="2025-10-08T00:10:33Z">
        <w:r>
          <w:rPr>
            <w:rFonts w:ascii="Times New Roman" w:hAnsi="Times New Roman" w:cs="Times New Roman"/>
          </w:rPr>
          <w:t>appendix p1</w:t>
        </w:r>
      </w:ins>
      <w:ins w:id="772" w:author="aboutDr. [2]" w:date="2025-10-08T00:10:57Z">
        <w:r>
          <w:rPr>
            <w:rFonts w:hint="default" w:ascii="Times New Roman" w:hAnsi="Times New Roman" w:cs="Times New Roman"/>
            <w:lang w:val="en-US"/>
          </w:rPr>
          <w:t>6</w:t>
        </w:r>
      </w:ins>
      <w:ins w:id="773" w:author="aboutDr. [2]" w:date="2025-10-08T00:09:57Z">
        <w:r>
          <w:rPr>
            <w:rFonts w:hint="default" w:ascii="Times New Roman" w:hAnsi="Times New Roman" w:cs="Times New Roman"/>
            <w:lang w:val="en-US"/>
          </w:rPr>
          <w:t>)</w:t>
        </w:r>
      </w:ins>
      <w:ins w:id="774" w:author="aboutDr. [2]" w:date="2025-10-08T00:09:15Z">
        <w:r>
          <w:rPr>
            <w:rFonts w:hint="eastAsia" w:ascii="Times New Roman" w:hAnsi="Times New Roman" w:cs="Times New Roman"/>
            <w:rPrChange w:id="775" w:author="aboutDr. [2]" w:date="2025-10-08T00:09:15Z">
              <w:rPr>
                <w:rFonts w:hint="eastAsia"/>
              </w:rPr>
            </w:rPrChange>
          </w:rPr>
          <w:t>.</w:t>
        </w:r>
      </w:ins>
      <w:del w:id="777" w:author="aboutDr. [2]" w:date="2025-10-08T00:10:40Z">
        <w:r>
          <w:rPr>
            <w:rFonts w:ascii="Times New Roman" w:hAnsi="Times New Roman" w:cs="Times New Roman"/>
          </w:rPr>
          <w:delText>In TKI</w:delText>
        </w:r>
      </w:del>
      <w:del w:id="778" w:author="aboutDr. [2]" w:date="2025-10-08T00:10:40Z">
        <w:r>
          <w:rPr>
            <w:rFonts w:ascii="Times New Roman" w:hAnsi="Times New Roman" w:cs="Times New Roman"/>
            <w:strike/>
            <w:rPrChange w:id="779" w:author="aboutDr. [2]" w:date="2025-10-07T23:41:41Z">
              <w:rPr>
                <w:rFonts w:ascii="Times New Roman" w:hAnsi="Times New Roman" w:cs="Times New Roman"/>
              </w:rPr>
            </w:rPrChange>
          </w:rPr>
          <w:delText xml:space="preserve"> </w:delText>
        </w:r>
      </w:del>
      <w:del w:id="781" w:author="aboutDr. [2]" w:date="2025-10-08T00:10:40Z">
        <w:r>
          <w:rPr>
            <w:rFonts w:hint="eastAsia" w:ascii="Times New Roman" w:hAnsi="Times New Roman" w:cs="Times New Roman"/>
            <w:strike/>
            <w:lang w:eastAsia="zh"/>
            <w:rPrChange w:id="782" w:author="aboutDr. [2]" w:date="2025-10-07T23:41:41Z">
              <w:rPr>
                <w:rFonts w:hint="eastAsia" w:ascii="Times New Roman" w:hAnsi="Times New Roman" w:cs="Times New Roman"/>
                <w:lang w:eastAsia="zh"/>
              </w:rPr>
            </w:rPrChange>
          </w:rPr>
          <w:delText>a</w:delText>
        </w:r>
      </w:del>
      <w:del w:id="784" w:author="aboutDr. [2]" w:date="2025-10-08T00:10:40Z">
        <w:r>
          <w:rPr>
            <w:rFonts w:hint="eastAsia" w:ascii="Times New Roman" w:hAnsi="Times New Roman" w:cs="Times New Roman"/>
            <w:strike/>
            <w:lang w:eastAsia="zh"/>
            <w:rPrChange w:id="785" w:author="aboutDr. [2]" w:date="2025-10-07T23:41:41Z">
              <w:rPr>
                <w:rFonts w:hint="eastAsia" w:ascii="Times New Roman" w:hAnsi="Times New Roman" w:cs="Times New Roman"/>
                <w:lang w:eastAsia="zh"/>
              </w:rPr>
            </w:rPrChange>
          </w:rPr>
          <w:delText>n</w:delText>
        </w:r>
      </w:del>
      <w:del w:id="787" w:author="aboutDr. [2]" w:date="2025-10-08T00:10:40Z">
        <w:r>
          <w:rPr>
            <w:rFonts w:hint="eastAsia" w:ascii="Times New Roman" w:hAnsi="Times New Roman" w:cs="Times New Roman"/>
            <w:strike/>
            <w:lang w:eastAsia="zh"/>
            <w:rPrChange w:id="788" w:author="aboutDr. [2]" w:date="2025-10-07T23:41:41Z">
              <w:rPr>
                <w:rFonts w:hint="eastAsia" w:ascii="Times New Roman" w:hAnsi="Times New Roman" w:cs="Times New Roman"/>
                <w:lang w:eastAsia="zh"/>
              </w:rPr>
            </w:rPrChange>
          </w:rPr>
          <w:delText>d</w:delText>
        </w:r>
      </w:del>
      <w:del w:id="790" w:author="aboutDr. [2]" w:date="2025-10-08T00:10:40Z">
        <w:r>
          <w:rPr>
            <w:rFonts w:ascii="Times New Roman" w:hAnsi="Times New Roman" w:cs="Times New Roman"/>
            <w:strike/>
            <w:rPrChange w:id="791" w:author="aboutDr. [2]" w:date="2025-10-07T23:41:41Z">
              <w:rPr>
                <w:rFonts w:ascii="Times New Roman" w:hAnsi="Times New Roman" w:cs="Times New Roman"/>
              </w:rPr>
            </w:rPrChange>
          </w:rPr>
          <w:delText xml:space="preserve"> </w:delText>
        </w:r>
      </w:del>
      <w:del w:id="793" w:author="aboutDr. [2]" w:date="2025-10-08T00:10:40Z">
        <w:r>
          <w:rPr>
            <w:rFonts w:ascii="Times New Roman" w:hAnsi="Times New Roman" w:cs="Times New Roman"/>
            <w:strike/>
            <w:rPrChange w:id="794" w:author="aboutDr. [2]" w:date="2025-10-07T23:41:41Z">
              <w:rPr>
                <w:rFonts w:ascii="Times New Roman" w:hAnsi="Times New Roman" w:cs="Times New Roman"/>
              </w:rPr>
            </w:rPrChange>
          </w:rPr>
          <w:delText>TKI–ICB</w:delText>
        </w:r>
      </w:del>
      <w:ins w:id="796" w:author="aboutDr." w:date="2025-10-05T22:02:00Z">
        <w:del w:id="797" w:author="aboutDr. [2]" w:date="2025-10-08T00:10:40Z">
          <w:r>
            <w:rPr>
              <w:rFonts w:ascii="Times New Roman" w:hAnsi="Times New Roman" w:cs="Times New Roman"/>
              <w:strike/>
              <w:rPrChange w:id="798" w:author="aboutDr. [2]" w:date="2025-10-07T23:41:41Z">
                <w:rPr>
                  <w:rFonts w:ascii="Times New Roman" w:hAnsi="Times New Roman" w:cs="Times New Roman"/>
                </w:rPr>
              </w:rPrChange>
            </w:rPr>
            <w:delText>I</w:delText>
          </w:r>
        </w:del>
      </w:ins>
      <w:ins w:id="801" w:author="aboutDr." w:date="2025-10-05T22:02:00Z">
        <w:del w:id="802" w:author="aboutDr. [2]" w:date="2025-10-08T00:10:40Z">
          <w:r>
            <w:rPr>
              <w:rFonts w:ascii="Times New Roman" w:hAnsi="Times New Roman" w:cs="Times New Roman"/>
              <w:strike/>
              <w:rPrChange w:id="803" w:author="aboutDr. [2]" w:date="2025-10-07T23:41:41Z">
                <w:rPr>
                  <w:rFonts w:ascii="Times New Roman" w:hAnsi="Times New Roman" w:cs="Times New Roman"/>
                </w:rPr>
              </w:rPrChange>
            </w:rPr>
            <w:delText>C</w:delText>
          </w:r>
        </w:del>
      </w:ins>
      <w:ins w:id="806" w:author="aboutDr." w:date="2025-10-05T22:02:00Z">
        <w:del w:id="807" w:author="aboutDr. [2]" w:date="2025-10-08T00:10:40Z">
          <w:r>
            <w:rPr>
              <w:rFonts w:ascii="Times New Roman" w:hAnsi="Times New Roman" w:cs="Times New Roman"/>
              <w:strike/>
              <w:rPrChange w:id="808" w:author="aboutDr. [2]" w:date="2025-10-07T23:41:41Z">
                <w:rPr>
                  <w:rFonts w:ascii="Times New Roman" w:hAnsi="Times New Roman" w:cs="Times New Roman"/>
                </w:rPr>
              </w:rPrChange>
            </w:rPr>
            <w:delText>B</w:delText>
          </w:r>
        </w:del>
      </w:ins>
      <w:del w:id="811" w:author="aboutDr. [2]" w:date="2025-10-08T00:10:40Z">
        <w:r>
          <w:rPr>
            <w:rFonts w:ascii="Times New Roman" w:hAnsi="Times New Roman" w:cs="Times New Roman"/>
          </w:rPr>
          <w:delText xml:space="preserve"> treatment cohorts, patients with low-risk tumors showed significantly longer median </w:delText>
        </w:r>
      </w:del>
      <w:del w:id="812" w:author="aboutDr. [2]" w:date="2025-10-08T00:10:40Z">
        <w:r>
          <w:rPr>
            <w:rFonts w:hint="default" w:ascii="Times New Roman" w:hAnsi="Times New Roman" w:cs="Times New Roman"/>
            <w:lang w:val="en-US" w:eastAsia="zh"/>
          </w:rPr>
          <w:delText>R</w:delText>
        </w:r>
      </w:del>
      <w:del w:id="813" w:author="aboutDr. [2]" w:date="2025-10-08T00:10:40Z">
        <w:r>
          <w:rPr>
            <w:rFonts w:hint="default" w:ascii="Times New Roman" w:hAnsi="Times New Roman" w:cs="Times New Roman"/>
            <w:lang w:val="en-US"/>
          </w:rPr>
          <w:delText>F</w:delText>
        </w:r>
      </w:del>
      <w:del w:id="814" w:author="aboutDr. [2]" w:date="2025-10-08T00:10:40Z">
        <w:r>
          <w:rPr>
            <w:rFonts w:hint="default" w:ascii="Times New Roman" w:hAnsi="Times New Roman" w:cs="Times New Roman"/>
            <w:lang w:val="en-US" w:eastAsia="zh"/>
          </w:rPr>
          <w:delText>I</w:delText>
        </w:r>
      </w:del>
      <w:del w:id="815" w:author="aboutDr. [2]" w:date="2025-10-08T00:10:40Z">
        <w:r>
          <w:rPr>
            <w:rFonts w:ascii="Times New Roman" w:hAnsi="Times New Roman" w:cs="Times New Roman"/>
          </w:rPr>
          <w:delText xml:space="preserve"> </w:delText>
        </w:r>
      </w:del>
      <w:del w:id="816" w:author="aboutDr. [2]" w:date="2025-10-08T00:10:40Z">
        <w:r>
          <w:rPr>
            <w:rFonts w:hint="eastAsia" w:ascii="Times New Roman" w:hAnsi="Times New Roman" w:cs="Times New Roman"/>
            <w:lang w:eastAsia="zh"/>
          </w:rPr>
          <w:delText xml:space="preserve">and PFI respectively </w:delText>
        </w:r>
      </w:del>
      <w:del w:id="817" w:author="aboutDr. [2]" w:date="2025-10-08T00:10:40Z">
        <w:r>
          <w:rPr>
            <w:rFonts w:ascii="Times New Roman" w:hAnsi="Times New Roman" w:cs="Times New Roman"/>
          </w:rPr>
          <w:delText>compared to those with high-risk tumors (</w:delText>
        </w:r>
      </w:del>
      <w:del w:id="818" w:author="aboutDr. [2]" w:date="2025-10-08T00:10:40Z">
        <w:r>
          <w:rPr>
            <w:rFonts w:ascii="Times New Roman" w:hAnsi="Times New Roman" w:cs="Times New Roman"/>
            <w:color w:val="000000"/>
            <w:lang w:eastAsia="zh"/>
          </w:rPr>
          <w:delText>115</w:delText>
        </w:r>
      </w:del>
      <w:del w:id="819" w:author="aboutDr. [2]" w:date="2025-10-08T00:10:40Z">
        <w:r>
          <w:rPr>
            <w:rFonts w:ascii="Times New Roman" w:hAnsi="Times New Roman" w:cs="Times New Roman"/>
            <w:color w:val="000000"/>
          </w:rPr>
          <w:delText xml:space="preserve"> </w:delText>
        </w:r>
      </w:del>
      <w:del w:id="820" w:author="aboutDr. [2]" w:date="2025-10-08T00:10:40Z">
        <w:r>
          <w:rPr>
            <w:rFonts w:ascii="Times New Roman" w:hAnsi="Times New Roman" w:cs="Times New Roman"/>
            <w:color w:val="000000"/>
            <w:lang w:eastAsia="zh"/>
          </w:rPr>
          <w:delText>month</w:delText>
        </w:r>
      </w:del>
      <w:del w:id="821" w:author="aboutDr. [2]" w:date="2025-10-08T00:10:40Z">
        <w:r>
          <w:rPr>
            <w:rFonts w:ascii="Times New Roman" w:hAnsi="Times New Roman" w:cs="Times New Roman"/>
            <w:color w:val="000000"/>
          </w:rPr>
          <w:delText>s [</w:delText>
        </w:r>
      </w:del>
      <w:del w:id="822" w:author="aboutDr. [2]" w:date="2025-10-08T00:10:40Z">
        <w:r>
          <w:rPr>
            <w:rFonts w:ascii="Times New Roman" w:hAnsi="Times New Roman" w:cs="Times New Roman"/>
            <w:color w:val="000000"/>
            <w:lang w:eastAsia="zh"/>
          </w:rPr>
          <w:delText>94</w:delText>
        </w:r>
      </w:del>
      <w:del w:id="823" w:author="aboutDr. [2]" w:date="2025-10-08T00:10:40Z">
        <w:r>
          <w:rPr>
            <w:rFonts w:ascii="Times New Roman" w:hAnsi="Times New Roman" w:cs="Times New Roman"/>
            <w:color w:val="000000"/>
          </w:rPr>
          <w:delText>–</w:delText>
        </w:r>
      </w:del>
      <w:del w:id="824" w:author="aboutDr. [2]" w:date="2025-10-08T00:10:40Z">
        <w:r>
          <w:rPr>
            <w:rFonts w:ascii="Times New Roman" w:hAnsi="Times New Roman" w:cs="Times New Roman"/>
            <w:color w:val="000000"/>
            <w:lang w:eastAsia="zh"/>
          </w:rPr>
          <w:delText>139</w:delText>
        </w:r>
      </w:del>
      <w:del w:id="825" w:author="aboutDr. [2]" w:date="2025-10-08T00:10:40Z">
        <w:r>
          <w:rPr>
            <w:rFonts w:ascii="Times New Roman" w:hAnsi="Times New Roman" w:cs="Times New Roman"/>
            <w:color w:val="000000"/>
          </w:rPr>
          <w:delText xml:space="preserve">] vs </w:delText>
        </w:r>
      </w:del>
      <w:del w:id="826" w:author="aboutDr. [2]" w:date="2025-10-08T00:10:40Z">
        <w:r>
          <w:rPr>
            <w:rFonts w:ascii="Times New Roman" w:hAnsi="Times New Roman" w:cs="Times New Roman"/>
            <w:color w:val="000000"/>
            <w:lang w:eastAsia="zh"/>
          </w:rPr>
          <w:delText>78</w:delText>
        </w:r>
      </w:del>
      <w:del w:id="827" w:author="aboutDr. [2]" w:date="2025-10-08T00:10:40Z">
        <w:r>
          <w:rPr>
            <w:rFonts w:ascii="Times New Roman" w:hAnsi="Times New Roman" w:cs="Times New Roman"/>
            <w:color w:val="000000"/>
          </w:rPr>
          <w:delText xml:space="preserve"> </w:delText>
        </w:r>
      </w:del>
      <w:del w:id="828" w:author="aboutDr. [2]" w:date="2025-10-08T00:10:40Z">
        <w:r>
          <w:rPr>
            <w:rFonts w:ascii="Times New Roman" w:hAnsi="Times New Roman" w:cs="Times New Roman"/>
            <w:color w:val="000000"/>
            <w:lang w:eastAsia="zh"/>
          </w:rPr>
          <w:delText>month</w:delText>
        </w:r>
      </w:del>
      <w:del w:id="829" w:author="aboutDr. [2]" w:date="2025-10-08T00:10:40Z">
        <w:r>
          <w:rPr>
            <w:rFonts w:ascii="Times New Roman" w:hAnsi="Times New Roman" w:cs="Times New Roman"/>
            <w:color w:val="000000"/>
          </w:rPr>
          <w:delText>s [</w:delText>
        </w:r>
      </w:del>
      <w:del w:id="830" w:author="aboutDr. [2]" w:date="2025-10-08T00:10:40Z">
        <w:r>
          <w:rPr>
            <w:rFonts w:ascii="Times New Roman" w:hAnsi="Times New Roman" w:cs="Times New Roman"/>
            <w:color w:val="000000"/>
            <w:lang w:eastAsia="zh"/>
          </w:rPr>
          <w:delText>42</w:delText>
        </w:r>
      </w:del>
      <w:del w:id="831" w:author="aboutDr. [2]" w:date="2025-10-08T00:10:40Z">
        <w:r>
          <w:rPr>
            <w:rFonts w:ascii="Times New Roman" w:hAnsi="Times New Roman" w:cs="Times New Roman"/>
            <w:color w:val="000000"/>
          </w:rPr>
          <w:delText>–</w:delText>
        </w:r>
      </w:del>
      <w:del w:id="832" w:author="aboutDr. [2]" w:date="2025-10-08T00:10:40Z">
        <w:r>
          <w:rPr>
            <w:rFonts w:ascii="Times New Roman" w:hAnsi="Times New Roman" w:cs="Times New Roman"/>
            <w:color w:val="000000"/>
            <w:lang w:eastAsia="zh"/>
          </w:rPr>
          <w:delText>91</w:delText>
        </w:r>
      </w:del>
      <w:del w:id="833" w:author="aboutDr. [2]" w:date="2025-10-08T00:10:40Z">
        <w:r>
          <w:rPr>
            <w:rFonts w:ascii="Times New Roman" w:hAnsi="Times New Roman" w:cs="Times New Roman"/>
            <w:color w:val="000000"/>
          </w:rPr>
          <w:delText>], p=0·0</w:delText>
        </w:r>
      </w:del>
      <w:del w:id="834" w:author="aboutDr. [2]" w:date="2025-10-08T00:10:40Z">
        <w:r>
          <w:rPr>
            <w:rFonts w:ascii="Times New Roman" w:hAnsi="Times New Roman" w:cs="Times New Roman"/>
            <w:color w:val="000000"/>
            <w:lang w:eastAsia="zh"/>
          </w:rPr>
          <w:delText>3</w:delText>
        </w:r>
      </w:del>
      <w:del w:id="835" w:author="aboutDr. [2]" w:date="2025-10-08T00:10:40Z">
        <w:r>
          <w:rPr>
            <w:rFonts w:ascii="Times New Roman" w:hAnsi="Times New Roman" w:cs="Times New Roman"/>
            <w:color w:val="000000"/>
          </w:rPr>
          <w:delText xml:space="preserve">; </w:delText>
        </w:r>
      </w:del>
      <w:del w:id="836" w:author="aboutDr. [2]" w:date="2025-10-08T00:10:40Z">
        <w:r>
          <w:rPr>
            <w:rFonts w:ascii="Times New Roman" w:hAnsi="Times New Roman" w:cs="Times New Roman"/>
          </w:rPr>
          <w:delText>3</w:delText>
        </w:r>
      </w:del>
      <w:del w:id="837" w:author="aboutDr. [2]" w:date="2025-10-08T00:10:40Z">
        <w:r>
          <w:rPr>
            <w:rFonts w:hint="eastAsia" w:ascii="Times New Roman" w:hAnsi="Times New Roman" w:cs="Times New Roman"/>
            <w:lang w:eastAsia="zh"/>
          </w:rPr>
          <w:delText>9</w:delText>
        </w:r>
      </w:del>
      <w:del w:id="838" w:author="aboutDr. [2]" w:date="2025-10-08T00:10:40Z">
        <w:r>
          <w:rPr>
            <w:rFonts w:ascii="Times New Roman" w:hAnsi="Times New Roman" w:cs="Times New Roman"/>
          </w:rPr>
          <w:delText xml:space="preserve"> months [18–not reached] vs 11 months [4–15], p=0·0</w:delText>
        </w:r>
      </w:del>
      <w:del w:id="839" w:author="aboutDr. [2]" w:date="2025-10-08T00:10:40Z">
        <w:r>
          <w:rPr>
            <w:rFonts w:hint="eastAsia" w:ascii="Times New Roman" w:hAnsi="Times New Roman" w:cs="Times New Roman"/>
            <w:lang w:eastAsia="zh"/>
          </w:rPr>
          <w:delText>0</w:delText>
        </w:r>
      </w:del>
      <w:del w:id="840" w:author="aboutDr. [2]" w:date="2025-10-08T00:10:40Z">
        <w:r>
          <w:rPr>
            <w:rFonts w:ascii="Times New Roman" w:hAnsi="Times New Roman" w:cs="Times New Roman"/>
          </w:rPr>
          <w:delText>1; figure 4A</w:delText>
        </w:r>
      </w:del>
      <w:del w:id="841" w:author="aboutDr. [2]" w:date="2025-10-08T00:10:40Z">
        <w:r>
          <w:rPr>
            <w:rFonts w:ascii="Times New Roman" w:hAnsi="Times New Roman" w:cs="Times New Roman"/>
            <w:strike/>
            <w:rPrChange w:id="842" w:author="aboutDr. [2]" w:date="2025-10-07T23:43:02Z">
              <w:rPr>
                <w:rFonts w:ascii="Times New Roman" w:hAnsi="Times New Roman" w:cs="Times New Roman"/>
              </w:rPr>
            </w:rPrChange>
          </w:rPr>
          <w:delText>,</w:delText>
        </w:r>
      </w:del>
      <w:del w:id="844" w:author="aboutDr. [2]" w:date="2025-10-08T00:10:40Z">
        <w:r>
          <w:rPr>
            <w:rFonts w:ascii="Times New Roman" w:hAnsi="Times New Roman" w:cs="Times New Roman"/>
            <w:strike/>
            <w:rPrChange w:id="845" w:author="aboutDr. [2]" w:date="2025-10-07T23:43:02Z">
              <w:rPr>
                <w:rFonts w:ascii="Times New Roman" w:hAnsi="Times New Roman" w:cs="Times New Roman"/>
              </w:rPr>
            </w:rPrChange>
          </w:rPr>
          <w:delText xml:space="preserve"> </w:delText>
        </w:r>
      </w:del>
      <w:del w:id="847" w:author="aboutDr. [2]" w:date="2025-10-08T00:10:40Z">
        <w:r>
          <w:rPr>
            <w:rFonts w:ascii="Times New Roman" w:hAnsi="Times New Roman" w:cs="Times New Roman"/>
            <w:strike/>
            <w:rPrChange w:id="848" w:author="aboutDr. [2]" w:date="2025-10-07T23:43:02Z">
              <w:rPr>
                <w:rFonts w:ascii="Times New Roman" w:hAnsi="Times New Roman" w:cs="Times New Roman"/>
              </w:rPr>
            </w:rPrChange>
          </w:rPr>
          <w:delText>B</w:delText>
        </w:r>
      </w:del>
      <w:del w:id="850" w:author="aboutDr. [2]" w:date="2025-10-08T00:10:40Z">
        <w:r>
          <w:rPr>
            <w:rFonts w:ascii="Times New Roman" w:hAnsi="Times New Roman" w:cs="Times New Roman"/>
          </w:rPr>
          <w:delText>).</w:delText>
        </w:r>
      </w:del>
      <w:del w:id="851" w:author="aboutDr. [2]" w:date="2025-10-08T00:10:40Z">
        <w:r>
          <w:rPr>
            <w:rFonts w:hint="eastAsia" w:ascii="Times New Roman" w:hAnsi="Times New Roman" w:cs="Times New Roman"/>
            <w:lang w:eastAsia="zh"/>
          </w:rPr>
          <w:delText xml:space="preserve"> </w:delText>
        </w:r>
      </w:del>
      <w:del w:id="852" w:author="aboutDr. [2]" w:date="2025-10-08T00:10:40Z">
        <w:r>
          <w:rPr>
            <w:rFonts w:ascii="Times New Roman" w:hAnsi="Times New Roman" w:cs="Times New Roman"/>
          </w:rPr>
          <w:delText xml:space="preserve">The predictive value remained significant for OS </w:delText>
        </w:r>
      </w:del>
      <w:del w:id="853" w:author="aboutDr. [2]" w:date="2025-10-08T00:10:40Z">
        <w:r>
          <w:rPr>
            <w:rFonts w:ascii="Times New Roman" w:hAnsi="Times New Roman" w:cs="Times New Roman"/>
            <w:lang w:eastAsia="zh"/>
          </w:rPr>
          <w:delText xml:space="preserve">in </w:delText>
        </w:r>
      </w:del>
      <w:del w:id="854" w:author="aboutDr. [2]" w:date="2025-10-08T00:10:40Z">
        <w:r>
          <w:rPr>
            <w:rFonts w:ascii="Times New Roman" w:hAnsi="Times New Roman" w:cs="Times New Roman"/>
          </w:rPr>
          <w:delText>TKI</w:delText>
        </w:r>
      </w:del>
      <w:del w:id="855" w:author="aboutDr. [2]" w:date="2025-10-08T00:10:40Z">
        <w:r>
          <w:rPr>
            <w:rFonts w:ascii="Times New Roman" w:hAnsi="Times New Roman" w:cs="Times New Roman"/>
            <w:lang w:eastAsia="zh"/>
          </w:rPr>
          <w:delText xml:space="preserve"> cohort</w:delText>
        </w:r>
      </w:del>
      <w:del w:id="856" w:author="aboutDr. [2]" w:date="2025-10-08T00:10:40Z">
        <w:r>
          <w:rPr>
            <w:rFonts w:ascii="Times New Roman" w:hAnsi="Times New Roman" w:cs="Times New Roman"/>
            <w:strike/>
            <w:lang w:eastAsia="zh"/>
            <w:rPrChange w:id="857" w:author="aboutDr. [2]" w:date="2025-10-07T23:43:29Z">
              <w:rPr>
                <w:rFonts w:ascii="Times New Roman" w:hAnsi="Times New Roman" w:cs="Times New Roman"/>
                <w:lang w:eastAsia="zh"/>
              </w:rPr>
            </w:rPrChange>
          </w:rPr>
          <w:delText xml:space="preserve"> and for CSS in </w:delText>
        </w:r>
      </w:del>
      <w:del w:id="859" w:author="aboutDr. [2]" w:date="2025-10-08T00:10:40Z">
        <w:r>
          <w:rPr>
            <w:rFonts w:ascii="Times New Roman" w:hAnsi="Times New Roman" w:cs="Times New Roman"/>
            <w:strike/>
            <w:rPrChange w:id="860" w:author="aboutDr. [2]" w:date="2025-10-07T23:43:29Z">
              <w:rPr>
                <w:rFonts w:ascii="Times New Roman" w:hAnsi="Times New Roman" w:cs="Times New Roman"/>
              </w:rPr>
            </w:rPrChange>
          </w:rPr>
          <w:delText>TKI–</w:delText>
        </w:r>
      </w:del>
      <w:del w:id="862" w:author="aboutDr. [2]" w:date="2025-10-08T00:10:40Z">
        <w:r>
          <w:rPr>
            <w:rFonts w:ascii="Times New Roman" w:hAnsi="Times New Roman" w:cs="Times New Roman"/>
            <w:strike/>
            <w:rPrChange w:id="863" w:author="aboutDr. [2]" w:date="2025-10-07T23:43:29Z">
              <w:rPr>
                <w:rFonts w:ascii="Times New Roman" w:hAnsi="Times New Roman" w:cs="Times New Roman"/>
              </w:rPr>
            </w:rPrChange>
          </w:rPr>
          <w:delText>ICB</w:delText>
        </w:r>
      </w:del>
      <w:del w:id="865" w:author="aboutDr. [2]" w:date="2025-10-08T00:10:40Z">
        <w:r>
          <w:rPr>
            <w:rFonts w:ascii="Times New Roman" w:hAnsi="Times New Roman" w:cs="Times New Roman"/>
            <w:strike/>
            <w:lang w:eastAsia="zh"/>
            <w:rPrChange w:id="866" w:author="aboutDr. [2]" w:date="2025-10-07T23:43:29Z">
              <w:rPr>
                <w:rFonts w:ascii="Times New Roman" w:hAnsi="Times New Roman" w:cs="Times New Roman"/>
                <w:lang w:eastAsia="zh"/>
              </w:rPr>
            </w:rPrChange>
          </w:rPr>
          <w:delText xml:space="preserve"> cohort</w:delText>
        </w:r>
      </w:del>
      <w:del w:id="868" w:author="aboutDr. [2]" w:date="2025-10-08T00:10:40Z">
        <w:r>
          <w:rPr>
            <w:rFonts w:ascii="Times New Roman" w:hAnsi="Times New Roman" w:cs="Times New Roman"/>
            <w:lang w:eastAsia="zh"/>
          </w:rPr>
          <w:delText xml:space="preserve"> </w:delText>
        </w:r>
      </w:del>
      <w:del w:id="869" w:author="aboutDr. [2]" w:date="2025-10-08T00:10:40Z">
        <w:r>
          <w:rPr>
            <w:rFonts w:ascii="Times New Roman" w:hAnsi="Times New Roman" w:cs="Times New Roman"/>
          </w:rPr>
          <w:delText>(appendix p1</w:delText>
        </w:r>
      </w:del>
      <w:del w:id="870" w:author="aboutDr. [2]" w:date="2025-10-08T00:10:40Z">
        <w:r>
          <w:rPr>
            <w:rFonts w:ascii="Times New Roman" w:hAnsi="Times New Roman" w:cs="Times New Roman"/>
            <w:lang w:eastAsia="zh"/>
          </w:rPr>
          <w:delText>4</w:delText>
        </w:r>
      </w:del>
      <w:del w:id="871" w:author="aboutDr. [2]" w:date="2025-10-08T00:10:40Z">
        <w:r>
          <w:rPr>
            <w:rFonts w:ascii="Times New Roman" w:hAnsi="Times New Roman" w:cs="Times New Roman"/>
          </w:rPr>
          <w:delText>).</w:delText>
        </w:r>
      </w:del>
      <w:del w:id="872" w:author="aboutDr. [2]" w:date="2025-10-08T00:10:40Z">
        <w:r>
          <w:rPr>
            <w:rFonts w:ascii="Times New Roman" w:hAnsi="Times New Roman" w:cs="Times New Roman"/>
            <w:lang w:eastAsia="zh"/>
          </w:rPr>
          <w:delText xml:space="preserve"> Specifically,</w:delText>
        </w:r>
      </w:del>
      <w:del w:id="873" w:author="aboutDr. [2]" w:date="2025-10-08T00:10:40Z">
        <w:r>
          <w:rPr>
            <w:rFonts w:ascii="Times New Roman" w:hAnsi="Times New Roman" w:cs="Times New Roman"/>
          </w:rPr>
          <w:delText xml:space="preserve"> </w:delText>
        </w:r>
      </w:del>
      <w:del w:id="874" w:author="aboutDr. [2]" w:date="2025-10-08T00:10:40Z">
        <w:r>
          <w:rPr>
            <w:rFonts w:ascii="Times New Roman" w:hAnsi="Times New Roman" w:cs="Times New Roman"/>
            <w:lang w:eastAsia="zh"/>
          </w:rPr>
          <w:delText>patients with adjuvant Sunitinib treatment in high</w:delText>
        </w:r>
      </w:del>
      <w:del w:id="875" w:author="aboutDr. [2]" w:date="2025-10-08T00:10:40Z">
        <w:r>
          <w:rPr>
            <w:rFonts w:ascii="Times New Roman" w:hAnsi="Times New Roman" w:cs="Times New Roman"/>
          </w:rPr>
          <w:delText>-risk group</w:delText>
        </w:r>
      </w:del>
      <w:del w:id="876" w:author="aboutDr. [2]" w:date="2025-10-08T00:10:40Z">
        <w:r>
          <w:rPr>
            <w:rFonts w:ascii="Times New Roman" w:hAnsi="Times New Roman" w:cs="Times New Roman"/>
            <w:lang w:eastAsia="zh"/>
          </w:rPr>
          <w:delText xml:space="preserve"> had </w:delText>
        </w:r>
      </w:del>
      <w:del w:id="877" w:author="aboutDr. [2]" w:date="2025-10-08T00:10:40Z">
        <w:r>
          <w:rPr>
            <w:rFonts w:ascii="Times New Roman" w:hAnsi="Times New Roman" w:cs="Times New Roman"/>
          </w:rPr>
          <w:delText xml:space="preserve">significantly longer </w:delText>
        </w:r>
      </w:del>
      <w:del w:id="878" w:author="aboutDr. [2]" w:date="2025-10-08T00:10:40Z">
        <w:r>
          <w:rPr>
            <w:rFonts w:hint="eastAsia" w:ascii="Times New Roman" w:hAnsi="Times New Roman" w:cs="Times New Roman"/>
            <w:lang w:eastAsia="zh"/>
          </w:rPr>
          <w:delText>R</w:delText>
        </w:r>
      </w:del>
      <w:del w:id="879" w:author="aboutDr. [2]" w:date="2025-10-08T00:10:40Z">
        <w:r>
          <w:rPr>
            <w:rFonts w:ascii="Times New Roman" w:hAnsi="Times New Roman" w:cs="Times New Roman"/>
          </w:rPr>
          <w:delText>F</w:delText>
        </w:r>
      </w:del>
      <w:del w:id="880" w:author="aboutDr. [2]" w:date="2025-10-08T00:10:40Z">
        <w:r>
          <w:rPr>
            <w:rFonts w:hint="eastAsia" w:ascii="Times New Roman" w:hAnsi="Times New Roman" w:cs="Times New Roman"/>
            <w:lang w:eastAsia="zh"/>
          </w:rPr>
          <w:delText>I</w:delText>
        </w:r>
      </w:del>
      <w:del w:id="881" w:author="aboutDr. [2]" w:date="2025-10-08T00:10:40Z">
        <w:r>
          <w:rPr>
            <w:rFonts w:ascii="Times New Roman" w:hAnsi="Times New Roman" w:cs="Times New Roman"/>
            <w:lang w:eastAsia="zh"/>
          </w:rPr>
          <w:delText xml:space="preserve"> than patients without adjuvant treatment in high</w:delText>
        </w:r>
      </w:del>
      <w:del w:id="882" w:author="aboutDr. [2]" w:date="2025-10-08T00:10:40Z">
        <w:r>
          <w:rPr>
            <w:rFonts w:ascii="Times New Roman" w:hAnsi="Times New Roman" w:cs="Times New Roman"/>
          </w:rPr>
          <w:delText>-risk group</w:delText>
        </w:r>
      </w:del>
      <w:del w:id="883" w:author="aboutDr. [2]" w:date="2025-10-08T00:10:40Z">
        <w:r>
          <w:rPr>
            <w:rFonts w:hint="eastAsia" w:ascii="Times New Roman" w:hAnsi="Times New Roman" w:cs="Times New Roman"/>
            <w:lang w:eastAsia="zh"/>
          </w:rPr>
          <w:delText xml:space="preserve"> </w:delText>
        </w:r>
      </w:del>
      <w:del w:id="884" w:author="aboutDr. [2]" w:date="2025-10-08T00:10:40Z">
        <w:r>
          <w:rPr>
            <w:rFonts w:ascii="Times New Roman" w:hAnsi="Times New Roman" w:cs="Times New Roman"/>
            <w:lang w:eastAsia="zh"/>
          </w:rPr>
          <w:delText>(</w:delText>
        </w:r>
      </w:del>
      <w:del w:id="885" w:author="aboutDr. [2]" w:date="2025-10-08T00:10:40Z">
        <w:r>
          <w:rPr>
            <w:rFonts w:ascii="Times New Roman" w:hAnsi="Times New Roman" w:cs="Times New Roman"/>
            <w:color w:val="417FF9"/>
            <w:lang w:eastAsia="zh"/>
          </w:rPr>
          <w:delText>78</w:delText>
        </w:r>
      </w:del>
      <w:del w:id="886" w:author="aboutDr. [2]" w:date="2025-10-08T00:10:40Z">
        <w:r>
          <w:rPr>
            <w:rFonts w:ascii="Times New Roman" w:hAnsi="Times New Roman" w:cs="Times New Roman"/>
            <w:color w:val="417FF9"/>
          </w:rPr>
          <w:delText xml:space="preserve"> </w:delText>
        </w:r>
      </w:del>
      <w:del w:id="887" w:author="aboutDr. [2]" w:date="2025-10-08T00:10:40Z">
        <w:r>
          <w:rPr>
            <w:rFonts w:ascii="Times New Roman" w:hAnsi="Times New Roman" w:cs="Times New Roman"/>
            <w:color w:val="417FF9"/>
            <w:lang w:eastAsia="zh"/>
          </w:rPr>
          <w:delText>month</w:delText>
        </w:r>
      </w:del>
      <w:del w:id="888" w:author="aboutDr. [2]" w:date="2025-10-08T00:10:40Z">
        <w:r>
          <w:rPr>
            <w:rFonts w:ascii="Times New Roman" w:hAnsi="Times New Roman" w:cs="Times New Roman"/>
            <w:color w:val="417FF9"/>
          </w:rPr>
          <w:delText>s [</w:delText>
        </w:r>
      </w:del>
      <w:del w:id="889" w:author="aboutDr. [2]" w:date="2025-10-08T00:10:40Z">
        <w:r>
          <w:rPr>
            <w:rFonts w:ascii="Times New Roman" w:hAnsi="Times New Roman" w:cs="Times New Roman"/>
            <w:color w:val="417FF9"/>
            <w:lang w:eastAsia="zh"/>
          </w:rPr>
          <w:delText>42</w:delText>
        </w:r>
      </w:del>
      <w:del w:id="890" w:author="aboutDr. [2]" w:date="2025-10-08T00:10:40Z">
        <w:r>
          <w:rPr>
            <w:rFonts w:ascii="Times New Roman" w:hAnsi="Times New Roman" w:cs="Times New Roman"/>
            <w:color w:val="417FF9"/>
          </w:rPr>
          <w:delText>–</w:delText>
        </w:r>
      </w:del>
      <w:del w:id="891" w:author="aboutDr. [2]" w:date="2025-10-08T00:10:40Z">
        <w:r>
          <w:rPr>
            <w:rFonts w:ascii="Times New Roman" w:hAnsi="Times New Roman" w:cs="Times New Roman"/>
            <w:color w:val="417FF9"/>
            <w:lang w:eastAsia="zh"/>
          </w:rPr>
          <w:delText>91</w:delText>
        </w:r>
      </w:del>
      <w:del w:id="892" w:author="aboutDr. [2]" w:date="2025-10-08T00:10:40Z">
        <w:r>
          <w:rPr>
            <w:rFonts w:ascii="Times New Roman" w:hAnsi="Times New Roman" w:cs="Times New Roman"/>
            <w:color w:val="417FF9"/>
          </w:rPr>
          <w:delText>] vs 3</w:delText>
        </w:r>
      </w:del>
      <w:del w:id="893" w:author="aboutDr. [2]" w:date="2025-10-08T00:10:40Z">
        <w:r>
          <w:rPr>
            <w:rFonts w:ascii="Times New Roman" w:hAnsi="Times New Roman" w:cs="Times New Roman"/>
            <w:color w:val="417FF9"/>
            <w:lang w:eastAsia="zh"/>
          </w:rPr>
          <w:delText>6</w:delText>
        </w:r>
      </w:del>
      <w:del w:id="894" w:author="aboutDr. [2]" w:date="2025-10-08T00:10:40Z">
        <w:r>
          <w:rPr>
            <w:rFonts w:ascii="Times New Roman" w:hAnsi="Times New Roman" w:cs="Times New Roman"/>
            <w:color w:val="417FF9"/>
          </w:rPr>
          <w:delText xml:space="preserve"> </w:delText>
        </w:r>
      </w:del>
      <w:del w:id="895" w:author="aboutDr. [2]" w:date="2025-10-08T00:10:40Z">
        <w:r>
          <w:rPr>
            <w:rFonts w:ascii="Times New Roman" w:hAnsi="Times New Roman" w:cs="Times New Roman"/>
            <w:color w:val="417FF9"/>
            <w:lang w:eastAsia="zh"/>
          </w:rPr>
          <w:delText>month</w:delText>
        </w:r>
      </w:del>
      <w:del w:id="896" w:author="aboutDr. [2]" w:date="2025-10-08T00:10:40Z">
        <w:r>
          <w:rPr>
            <w:rFonts w:ascii="Times New Roman" w:hAnsi="Times New Roman" w:cs="Times New Roman"/>
            <w:color w:val="417FF9"/>
          </w:rPr>
          <w:delText>s [</w:delText>
        </w:r>
      </w:del>
      <w:del w:id="897" w:author="aboutDr. [2]" w:date="2025-10-08T00:10:40Z">
        <w:r>
          <w:rPr>
            <w:rFonts w:ascii="Times New Roman" w:hAnsi="Times New Roman" w:cs="Times New Roman"/>
            <w:color w:val="417FF9"/>
            <w:lang w:eastAsia="zh"/>
          </w:rPr>
          <w:delText>21</w:delText>
        </w:r>
      </w:del>
      <w:del w:id="898" w:author="aboutDr. [2]" w:date="2025-10-08T00:10:40Z">
        <w:r>
          <w:rPr>
            <w:rFonts w:ascii="Times New Roman" w:hAnsi="Times New Roman" w:cs="Times New Roman"/>
            <w:color w:val="417FF9"/>
          </w:rPr>
          <w:delText>–</w:delText>
        </w:r>
      </w:del>
      <w:del w:id="899" w:author="aboutDr. [2]" w:date="2025-10-08T00:10:40Z">
        <w:r>
          <w:rPr>
            <w:rFonts w:ascii="Times New Roman" w:hAnsi="Times New Roman" w:cs="Times New Roman"/>
            <w:color w:val="417FF9"/>
            <w:lang w:eastAsia="zh"/>
          </w:rPr>
          <w:delText>40</w:delText>
        </w:r>
      </w:del>
      <w:del w:id="900" w:author="aboutDr. [2]" w:date="2025-10-08T00:10:40Z">
        <w:r>
          <w:rPr>
            <w:rFonts w:ascii="Times New Roman" w:hAnsi="Times New Roman" w:cs="Times New Roman"/>
            <w:color w:val="417FF9"/>
          </w:rPr>
          <w:delText xml:space="preserve">], </w:delText>
        </w:r>
      </w:del>
      <w:del w:id="901" w:author="aboutDr. [2]" w:date="2025-10-08T00:10:40Z">
        <w:r>
          <w:rPr>
            <w:rFonts w:ascii="Times New Roman" w:hAnsi="Times New Roman" w:cs="Times New Roman"/>
            <w:color w:val="000000"/>
          </w:rPr>
          <w:delText>p=0·01</w:delText>
        </w:r>
      </w:del>
      <w:del w:id="902" w:author="aboutDr. [2]" w:date="2025-10-08T00:10:40Z">
        <w:r>
          <w:rPr>
            <w:rFonts w:ascii="Times New Roman" w:hAnsi="Times New Roman" w:cs="Times New Roman"/>
            <w:lang w:eastAsia="zh"/>
          </w:rPr>
          <w:delText xml:space="preserve">). However, there was no significant difference for </w:delText>
        </w:r>
      </w:del>
      <w:del w:id="903" w:author="aboutDr. [2]" w:date="2025-10-08T00:10:40Z">
        <w:r>
          <w:rPr>
            <w:rFonts w:hint="eastAsia" w:ascii="Times New Roman" w:hAnsi="Times New Roman" w:cs="Times New Roman"/>
            <w:lang w:eastAsia="zh"/>
          </w:rPr>
          <w:delText>R</w:delText>
        </w:r>
      </w:del>
      <w:del w:id="904" w:author="aboutDr. [2]" w:date="2025-10-08T00:10:40Z">
        <w:r>
          <w:rPr>
            <w:rFonts w:ascii="Times New Roman" w:hAnsi="Times New Roman" w:cs="Times New Roman"/>
            <w:lang w:eastAsia="zh"/>
          </w:rPr>
          <w:delText>F</w:delText>
        </w:r>
      </w:del>
      <w:del w:id="905" w:author="aboutDr. [2]" w:date="2025-10-08T00:10:40Z">
        <w:r>
          <w:rPr>
            <w:rFonts w:hint="eastAsia" w:ascii="Times New Roman" w:hAnsi="Times New Roman" w:cs="Times New Roman"/>
            <w:lang w:eastAsia="zh"/>
          </w:rPr>
          <w:delText>I</w:delText>
        </w:r>
      </w:del>
      <w:del w:id="906" w:author="aboutDr. [2]" w:date="2025-10-08T00:10:40Z">
        <w:r>
          <w:rPr>
            <w:rFonts w:ascii="Times New Roman" w:hAnsi="Times New Roman" w:cs="Times New Roman"/>
            <w:lang w:eastAsia="zh"/>
          </w:rPr>
          <w:delText xml:space="preserve"> between patients with and without adjuvant treatment in l</w:delText>
        </w:r>
      </w:del>
      <w:del w:id="907" w:author="aboutDr. [2]" w:date="2025-10-08T00:10:40Z">
        <w:r>
          <w:rPr>
            <w:rFonts w:ascii="Times New Roman" w:hAnsi="Times New Roman" w:cs="Times New Roman"/>
          </w:rPr>
          <w:delText>ow-risk</w:delText>
        </w:r>
      </w:del>
      <w:del w:id="908" w:author="aboutDr. [2]" w:date="2025-10-08T00:10:40Z">
        <w:r>
          <w:rPr>
            <w:rFonts w:ascii="Times New Roman" w:hAnsi="Times New Roman" w:cs="Times New Roman"/>
            <w:lang w:eastAsia="zh"/>
          </w:rPr>
          <w:delText xml:space="preserve"> groups (</w:delText>
        </w:r>
      </w:del>
      <w:del w:id="909" w:author="aboutDr. [2]" w:date="2025-10-08T00:10:40Z">
        <w:r>
          <w:rPr>
            <w:rFonts w:ascii="Times New Roman" w:hAnsi="Times New Roman" w:cs="Times New Roman"/>
          </w:rPr>
          <w:delText>figure 4A</w:delText>
        </w:r>
      </w:del>
      <w:del w:id="910" w:author="aboutDr. [2]" w:date="2025-10-08T00:10:40Z">
        <w:r>
          <w:rPr>
            <w:rFonts w:ascii="Times New Roman" w:hAnsi="Times New Roman" w:cs="Times New Roman"/>
            <w:lang w:eastAsia="zh"/>
          </w:rPr>
          <w:delText>).</w:delText>
        </w:r>
      </w:del>
      <w:r>
        <w:rPr>
          <w:rFonts w:ascii="Times New Roman" w:hAnsi="Times New Roman" w:cs="Times New Roman"/>
          <w:lang w:eastAsia="zh"/>
        </w:rPr>
        <w:t xml:space="preserve"> </w:t>
      </w:r>
    </w:p>
    <w:p ns2:paraId="57CD412F">
      <w:pPr>
        <w:rPr>
          <w:rFonts w:ascii="Times New Roman" w:hAnsi="Times New Roman" w:cs="Times New Roman"/>
        </w:rPr>
      </w:pPr>
    </w:p>
    <w:p ns2:paraId="6506D2AB">
      <w:pPr>
        <w:rPr>
          <w:ins w:id="911" w:author="aboutDr. [2]" w:date="2025-10-08T11:08:46Z"/>
          <w:rFonts w:hint="default" w:ascii="Times New Roman" w:hAnsi="Times New Roman" w:cs="Times New Roman"/>
          <w:lang w:val="en-US"/>
        </w:rPr>
      </w:pPr>
      <w:r>
        <w:rPr>
          <w:rFonts w:ascii="Times New Roman" w:hAnsi="Times New Roman" w:cs="Times New Roman"/>
        </w:rPr>
        <w:t>To explore the feature profile associated with MRSS 2·0 values, we generated attention heatmaps of the WSI-based score for 1</w:t>
      </w:r>
      <w:ins w:id="912" w:author="aboutDr. [2]" w:date="2025-10-08T11:06:22Z">
        <w:r>
          <w:rPr>
            <w:rFonts w:hint="default" w:ascii="Times New Roman" w:hAnsi="Times New Roman" w:cs="Times New Roman"/>
            <w:lang w:val="en-US"/>
          </w:rPr>
          <w:t>6</w:t>
        </w:r>
      </w:ins>
      <w:del w:id="913" w:author="aboutDr. [2]" w:date="2025-10-08T00:15:40Z">
        <w:r>
          <w:rPr>
            <w:rFonts w:ascii="Times New Roman" w:hAnsi="Times New Roman" w:cs="Times New Roman"/>
          </w:rPr>
          <w:delText>6</w:delText>
        </w:r>
      </w:del>
      <w:r>
        <w:rPr>
          <w:rFonts w:ascii="Times New Roman" w:hAnsi="Times New Roman" w:cs="Times New Roman"/>
        </w:rPr>
        <w:t xml:space="preserve"> ccRCC samples from two treatment series. Four areas showing high attention scores were selected for multiplex IHC staining with a 5-plex antibody panel. In the Sunitinib treatment series, structured microvessels labeled with CD34 were more abundant in the tumors of responders than non-responders (</w:t>
      </w:r>
      <w:ins w:id="914" w:author="aboutDr. [2]" w:date="2025-10-08T00:15:57Z">
        <w:r>
          <w:rPr>
            <w:rFonts w:hint="default" w:ascii="Times New Roman" w:hAnsi="Times New Roman" w:cs="Times New Roman"/>
            <w:lang w:val="en-US"/>
          </w:rPr>
          <w:t>F</w:t>
        </w:r>
      </w:ins>
      <w:del w:id="915" w:author="aboutDr. [2]" w:date="2025-10-08T00:15:57Z">
        <w:r>
          <w:rPr>
            <w:rFonts w:ascii="Times New Roman" w:hAnsi="Times New Roman" w:cs="Times New Roman"/>
          </w:rPr>
          <w:delText>f</w:delText>
        </w:r>
      </w:del>
      <w:r>
        <w:rPr>
          <w:rFonts w:ascii="Times New Roman" w:hAnsi="Times New Roman" w:cs="Times New Roman"/>
        </w:rPr>
        <w:t>igure 4</w:t>
      </w:r>
      <w:ins w:id="916" w:author="aboutDr. [2]" w:date="2025-10-08T00:17:15Z">
        <w:r>
          <w:rPr>
            <w:rFonts w:hint="default" w:ascii="Times New Roman" w:hAnsi="Times New Roman" w:cs="Times New Roman"/>
            <w:lang w:val="en-US"/>
          </w:rPr>
          <w:t>B</w:t>
        </w:r>
      </w:ins>
      <w:del w:id="917" w:author="aboutDr. [2]" w:date="2025-10-08T00:17:14Z">
        <w:r>
          <w:rPr>
            <w:rFonts w:ascii="Times New Roman" w:hAnsi="Times New Roman" w:cs="Times New Roman"/>
          </w:rPr>
          <w:delText>C</w:delText>
        </w:r>
      </w:del>
      <w:r>
        <w:rPr>
          <w:rFonts w:ascii="Times New Roman" w:hAnsi="Times New Roman" w:cs="Times New Roman"/>
        </w:rPr>
        <w:t xml:space="preserve">; </w:t>
      </w:r>
      <w:ins w:id="918" w:author="aboutDr. [2]" w:date="2025-10-08T00:18:33Z">
        <w:r>
          <w:rPr>
            <w:rFonts w:hint="default" w:ascii="Times New Roman" w:hAnsi="Times New Roman" w:cs="Times New Roman"/>
            <w:lang w:val="en-US"/>
          </w:rPr>
          <w:t>F</w:t>
        </w:r>
      </w:ins>
      <w:ins w:id="919" w:author="aboutDr. [2]" w:date="2025-10-08T00:18:34Z">
        <w:r>
          <w:rPr>
            <w:rFonts w:hint="default" w:ascii="Times New Roman" w:hAnsi="Times New Roman" w:cs="Times New Roman"/>
            <w:lang w:val="en-US"/>
          </w:rPr>
          <w:t>igure</w:t>
        </w:r>
      </w:ins>
      <w:ins w:id="920" w:author="aboutDr. [2]" w:date="2025-10-08T00:18:35Z">
        <w:r>
          <w:rPr>
            <w:rFonts w:hint="default" w:ascii="Times New Roman" w:hAnsi="Times New Roman" w:cs="Times New Roman"/>
            <w:lang w:val="en-US"/>
          </w:rPr>
          <w:t xml:space="preserve"> </w:t>
        </w:r>
      </w:ins>
      <w:ins w:id="921" w:author="aboutDr. [2]" w:date="2025-10-08T00:18:36Z">
        <w:r>
          <w:rPr>
            <w:rFonts w:hint="default" w:ascii="Times New Roman" w:hAnsi="Times New Roman" w:cs="Times New Roman"/>
            <w:lang w:val="en-US"/>
          </w:rPr>
          <w:t>S14</w:t>
        </w:r>
      </w:ins>
      <w:ins w:id="922" w:author="aboutDr. [2]" w:date="2025-10-08T00:18:38Z">
        <w:r>
          <w:rPr>
            <w:rFonts w:hint="default" w:ascii="Times New Roman" w:hAnsi="Times New Roman" w:cs="Times New Roman"/>
            <w:lang w:val="en-US"/>
          </w:rPr>
          <w:t>:</w:t>
        </w:r>
      </w:ins>
      <w:ins w:id="923" w:author="aboutDr. [2]" w:date="2025-10-08T00:18:47Z">
        <w:r>
          <w:rPr>
            <w:rFonts w:hint="default" w:ascii="Times New Roman" w:hAnsi="Times New Roman" w:cs="Times New Roman"/>
            <w:lang w:val="en-US"/>
          </w:rPr>
          <w:t xml:space="preserve"> </w:t>
        </w:r>
      </w:ins>
      <w:r>
        <w:rPr>
          <w:rFonts w:ascii="Times New Roman" w:hAnsi="Times New Roman" w:cs="Times New Roman"/>
        </w:rPr>
        <w:t>appendix p1</w:t>
      </w:r>
      <w:ins w:id="924" w:author="aboutDr. [2]" w:date="2025-10-08T00:18:27Z">
        <w:r>
          <w:rPr>
            <w:rFonts w:hint="default" w:ascii="Times New Roman" w:hAnsi="Times New Roman" w:cs="Times New Roman"/>
            <w:lang w:val="en-US"/>
          </w:rPr>
          <w:t>7</w:t>
        </w:r>
      </w:ins>
      <w:del w:id="925" w:author="aboutDr. [2]" w:date="2025-10-08T00:18:25Z">
        <w:r>
          <w:rPr>
            <w:rFonts w:hint="eastAsia" w:ascii="Times New Roman" w:hAnsi="Times New Roman" w:cs="Times New Roman"/>
            <w:lang w:eastAsia="zh"/>
          </w:rPr>
          <w:delText>5</w:delText>
        </w:r>
      </w:del>
      <w:r>
        <w:rPr>
          <w:rFonts w:ascii="Times New Roman" w:hAnsi="Times New Roman" w:cs="Times New Roman"/>
        </w:rPr>
        <w:t xml:space="preserve">). In the </w:t>
      </w:r>
      <w:del w:id="926" w:author="Gui, Chengpeng" w:date="2025-10-05T21:58:00Z">
        <w:r>
          <w:rPr>
            <w:rFonts w:ascii="Times New Roman" w:hAnsi="Times New Roman" w:cs="Times New Roman"/>
          </w:rPr>
          <w:delText>Axi–Tori</w:delText>
        </w:r>
      </w:del>
      <w:ins w:id="927" w:author="Gui, Chengpeng" w:date="2025-10-05T21:58:00Z">
        <w:r>
          <w:rPr>
            <w:rFonts w:ascii="Times New Roman" w:hAnsi="Times New Roman" w:cs="Times New Roman"/>
          </w:rPr>
          <w:t>pembrolizumab</w:t>
        </w:r>
      </w:ins>
      <w:r>
        <w:rPr>
          <w:rFonts w:ascii="Times New Roman" w:hAnsi="Times New Roman" w:cs="Times New Roman"/>
        </w:rPr>
        <w:t xml:space="preserve"> treatment series, mIHC confirmed higher infiltration of CD56+ NK cells and CD8A+ T cells and less CD11B+ MDSC infiltration in the tumor microenvironment of responders compared to non-responders (</w:t>
      </w:r>
      <w:ins w:id="928" w:author="aboutDr. [2]" w:date="2025-10-08T00:32:08Z">
        <w:r>
          <w:rPr>
            <w:rFonts w:hint="default" w:ascii="Times New Roman" w:hAnsi="Times New Roman" w:cs="Times New Roman"/>
            <w:lang w:val="en-US"/>
          </w:rPr>
          <w:t>F</w:t>
        </w:r>
      </w:ins>
      <w:del w:id="929" w:author="aboutDr. [2]" w:date="2025-10-08T00:32:07Z">
        <w:r>
          <w:rPr>
            <w:rFonts w:ascii="Times New Roman" w:hAnsi="Times New Roman" w:cs="Times New Roman"/>
          </w:rPr>
          <w:delText>f</w:delText>
        </w:r>
      </w:del>
      <w:r>
        <w:rPr>
          <w:rFonts w:ascii="Times New Roman" w:hAnsi="Times New Roman" w:cs="Times New Roman"/>
        </w:rPr>
        <w:t>igure 4</w:t>
      </w:r>
      <w:ins w:id="930" w:author="aboutDr. [2]" w:date="2025-10-08T00:17:34Z">
        <w:r>
          <w:rPr>
            <w:rFonts w:hint="default" w:ascii="Times New Roman" w:hAnsi="Times New Roman" w:cs="Times New Roman"/>
            <w:lang w:val="en-US"/>
          </w:rPr>
          <w:t>C</w:t>
        </w:r>
      </w:ins>
      <w:del w:id="931" w:author="aboutDr. [2]" w:date="2025-10-08T00:17:34Z">
        <w:r>
          <w:rPr>
            <w:rFonts w:ascii="Times New Roman" w:hAnsi="Times New Roman" w:cs="Times New Roman"/>
          </w:rPr>
          <w:delText>D</w:delText>
        </w:r>
      </w:del>
      <w:r>
        <w:rPr>
          <w:rFonts w:ascii="Times New Roman" w:hAnsi="Times New Roman" w:cs="Times New Roman"/>
        </w:rPr>
        <w:t xml:space="preserve">; </w:t>
      </w:r>
      <w:ins w:id="932" w:author="aboutDr. [2]" w:date="2025-10-08T00:18:52Z">
        <w:r>
          <w:rPr>
            <w:rFonts w:hint="default" w:ascii="Times New Roman" w:hAnsi="Times New Roman" w:cs="Times New Roman"/>
            <w:lang w:val="en-US"/>
          </w:rPr>
          <w:t xml:space="preserve">Figure S14: </w:t>
        </w:r>
      </w:ins>
      <w:r>
        <w:rPr>
          <w:rFonts w:ascii="Times New Roman" w:hAnsi="Times New Roman" w:cs="Times New Roman"/>
        </w:rPr>
        <w:t>appendix p1</w:t>
      </w:r>
      <w:ins w:id="933" w:author="aboutDr. [2]" w:date="2025-10-08T00:18:23Z">
        <w:r>
          <w:rPr>
            <w:rFonts w:hint="default" w:ascii="Times New Roman" w:hAnsi="Times New Roman" w:cs="Times New Roman"/>
            <w:lang w:val="en-US"/>
          </w:rPr>
          <w:t>7</w:t>
        </w:r>
      </w:ins>
      <w:del w:id="934" w:author="aboutDr. [2]" w:date="2025-10-08T00:18:23Z">
        <w:r>
          <w:rPr>
            <w:rFonts w:hint="eastAsia" w:ascii="Times New Roman" w:hAnsi="Times New Roman" w:cs="Times New Roman"/>
            <w:lang w:eastAsia="zh"/>
          </w:rPr>
          <w:delText>5</w:delText>
        </w:r>
      </w:del>
      <w:r>
        <w:rPr>
          <w:rFonts w:ascii="Times New Roman" w:hAnsi="Times New Roman" w:cs="Times New Roman"/>
        </w:rPr>
        <w:t>).</w:t>
      </w:r>
      <w:ins w:id="935" w:author="aboutDr. [2]" w:date="2025-10-08T00:31:53Z">
        <w:r>
          <w:rPr>
            <w:rFonts w:hint="default" w:ascii="Times New Roman" w:hAnsi="Times New Roman" w:cs="Times New Roman"/>
            <w:lang w:val="en-US"/>
          </w:rPr>
          <w:t xml:space="preserve"> </w:t>
        </w:r>
      </w:ins>
    </w:p>
    <w:p ns2:paraId="3E351EBA">
      <w:pPr>
        <w:rPr>
          <w:ins w:id="936" w:author="aboutDr. [2]" w:date="2025-10-08T00:38:26Z"/>
          <w:rFonts w:hint="default" w:ascii="Times New Roman" w:hAnsi="Times New Roman" w:cs="Times New Roman"/>
          <w:lang w:val="en-US"/>
        </w:rPr>
      </w:pPr>
      <w:ins w:id="937" w:author="aboutDr. [2]" w:date="2025-10-08T00:38:26Z">
        <w:bookmarkStart w:id="4" w:name="_GoBack"/>
        <w:bookmarkEnd w:id="4"/>
        <w:r>
          <w:rPr>
            <w:rFonts w:hint="default" w:ascii="Times New Roman" w:hAnsi="Times New Roman" w:cs="Times New Roman"/>
            <w:lang w:val="en-US"/>
          </w:rPr>
          <w:t>To analyze the impact of TLS on the TME architecture, we used</w:t>
        </w:r>
      </w:ins>
    </w:p>
    <w:p ns2:paraId="08433571">
      <w:pPr>
        <w:rPr>
          <w:ins w:id="938" w:author="aboutDr. [2]" w:date="2025-10-08T00:38:26Z"/>
          <w:rFonts w:hint="default" w:ascii="Times New Roman" w:hAnsi="Times New Roman" w:cs="Times New Roman"/>
          <w:lang w:val="en-US"/>
        </w:rPr>
      </w:pPr>
      <w:ins w:id="939" w:author="aboutDr. [2]" w:date="2025-10-08T00:38:26Z">
        <w:r>
          <w:rPr>
            <w:rFonts w:hint="default" w:ascii="Times New Roman" w:hAnsi="Times New Roman" w:cs="Times New Roman"/>
            <w:lang w:val="en-US"/>
          </w:rPr>
          <w:t>the Visium spatial transcriptomics technology from 10X Geno-</w:t>
        </w:r>
      </w:ins>
    </w:p>
    <w:p ns2:paraId="703B79E1">
      <w:pPr>
        <w:rPr>
          <w:ins w:id="940" w:author="aboutDr. [2]" w:date="2025-10-08T00:38:26Z"/>
          <w:rFonts w:hint="default" w:ascii="Times New Roman" w:hAnsi="Times New Roman" w:cs="Times New Roman"/>
          <w:lang w:val="en-US"/>
        </w:rPr>
      </w:pPr>
      <w:ins w:id="941" w:author="aboutDr. [2]" w:date="2025-10-08T00:38:26Z">
        <w:r>
          <w:rPr>
            <w:rFonts w:hint="default" w:ascii="Times New Roman" w:hAnsi="Times New Roman" w:cs="Times New Roman"/>
            <w:lang w:val="en-US"/>
          </w:rPr>
          <w:t>mics. It measures the full transcriptome at a spatial resolution</w:t>
        </w:r>
      </w:ins>
    </w:p>
    <w:p ns2:paraId="5C302A9C">
      <w:pPr>
        <w:rPr>
          <w:ins w:id="942" w:author="aboutDr. [2]" w:date="2025-10-08T00:38:26Z"/>
          <w:rFonts w:hint="default" w:ascii="Times New Roman" w:hAnsi="Times New Roman" w:cs="Times New Roman"/>
          <w:lang w:val="en-US"/>
        </w:rPr>
      </w:pPr>
      <w:ins w:id="943" w:author="aboutDr. [2]" w:date="2025-10-08T00:38:26Z">
        <w:r>
          <w:rPr>
            <w:rFonts w:hint="default" w:ascii="Times New Roman" w:hAnsi="Times New Roman" w:cs="Times New Roman"/>
            <w:lang w:val="en-US"/>
          </w:rPr>
          <w:t>using spatially barcoded oligonucleotides located in spots with</w:t>
        </w:r>
      </w:ins>
    </w:p>
    <w:p ns2:paraId="10585981">
      <w:pPr>
        <w:rPr>
          <w:ins w:id="944" w:author="aboutDr. [2]" w:date="2025-10-08T00:38:26Z"/>
          <w:rFonts w:hint="default" w:ascii="Times New Roman" w:hAnsi="Times New Roman" w:cs="Times New Roman"/>
          <w:lang w:val="en-US"/>
        </w:rPr>
      </w:pPr>
      <w:ins w:id="945" w:author="aboutDr. [2]" w:date="2025-10-08T00:38:26Z">
        <w:r>
          <w:rPr>
            <w:rFonts w:hint="default" w:ascii="Times New Roman" w:hAnsi="Times New Roman" w:cs="Times New Roman"/>
            <w:lang w:val="en-US"/>
          </w:rPr>
          <w:t>a 55 mm diameter. This allows to quantify the spatial gene</w:t>
        </w:r>
      </w:ins>
    </w:p>
    <w:p ns2:paraId="141AC30B">
      <w:pPr>
        <w:rPr>
          <w:ins w:id="946" w:author="aboutDr. [2]" w:date="2025-10-08T00:38:26Z"/>
          <w:rFonts w:hint="default" w:ascii="Times New Roman" w:hAnsi="Times New Roman" w:cs="Times New Roman"/>
          <w:lang w:val="en-US"/>
        </w:rPr>
      </w:pPr>
      <w:ins w:id="947" w:author="aboutDr. [2]" w:date="2025-10-08T00:38:26Z">
        <w:r>
          <w:rPr>
            <w:rFonts w:hint="default" w:ascii="Times New Roman" w:hAnsi="Times New Roman" w:cs="Times New Roman"/>
            <w:lang w:val="en-US"/>
          </w:rPr>
          <w:t>expression in up to 5,000 spots.</w:t>
        </w:r>
      </w:ins>
    </w:p>
    <w:p ns2:paraId="3C928406">
      <w:pPr>
        <w:rPr>
          <w:ins w:id="948" w:author="aboutDr. [2]" w:date="2025-10-08T00:38:26Z"/>
          <w:rFonts w:hint="default" w:ascii="Times New Roman" w:hAnsi="Times New Roman" w:cs="Times New Roman"/>
          <w:lang w:val="en-US"/>
        </w:rPr>
      </w:pPr>
      <w:ins w:id="949" w:author="aboutDr. [2]" w:date="2025-10-08T00:38:26Z">
        <w:r>
          <w:rPr>
            <w:rFonts w:hint="default" w:ascii="Times New Roman" w:hAnsi="Times New Roman" w:cs="Times New Roman"/>
            <w:lang w:val="en-US"/>
          </w:rPr>
          <w:t xml:space="preserve">Spatial transcriptomics was performed on </w:t>
        </w:r>
      </w:ins>
      <w:ins w:id="950" w:author="aboutDr. [2]" w:date="2025-10-08T11:08:15Z">
        <w:r>
          <w:rPr>
            <w:rFonts w:hint="default" w:ascii="Times New Roman" w:hAnsi="Times New Roman" w:cs="Times New Roman"/>
            <w:lang w:val="en-US"/>
          </w:rPr>
          <w:t>12</w:t>
        </w:r>
      </w:ins>
      <w:ins w:id="951" w:author="aboutDr. [2]" w:date="2025-10-08T00:38:26Z">
        <w:r>
          <w:rPr>
            <w:rFonts w:hint="default" w:ascii="Times New Roman" w:hAnsi="Times New Roman" w:cs="Times New Roman"/>
            <w:lang w:val="en-US"/>
          </w:rPr>
          <w:t xml:space="preserve"> ccRCC primary</w:t>
        </w:r>
      </w:ins>
    </w:p>
    <w:p ns2:paraId="2E61019D">
      <w:pPr>
        <w:rPr>
          <w:ins w:id="952" w:author="aboutDr. [2]" w:date="2025-10-08T00:38:26Z"/>
          <w:rFonts w:hint="default" w:ascii="Times New Roman" w:hAnsi="Times New Roman" w:cs="Times New Roman"/>
          <w:lang w:val="en-US"/>
        </w:rPr>
      </w:pPr>
      <w:ins w:id="953" w:author="aboutDr. [2]" w:date="2025-10-08T00:38:26Z">
        <w:r>
          <w:rPr>
            <w:rFonts w:hint="default" w:ascii="Times New Roman" w:hAnsi="Times New Roman" w:cs="Times New Roman"/>
            <w:lang w:val="en-US"/>
          </w:rPr>
          <w:t>tumors using FFPE sections (n = 12) (Table</w:t>
        </w:r>
      </w:ins>
    </w:p>
    <w:p ns2:paraId="7A215F80">
      <w:pPr>
        <w:rPr>
          <w:ins w:id="954" w:author="aboutDr. [2]" w:date="2025-10-08T00:38:26Z"/>
          <w:rFonts w:hint="default" w:ascii="Times New Roman" w:hAnsi="Times New Roman" w:cs="Times New Roman"/>
          <w:lang w:val="en-US"/>
        </w:rPr>
      </w:pPr>
      <w:ins w:id="955" w:author="aboutDr. [2]" w:date="2025-10-08T00:38:26Z">
        <w:r>
          <w:rPr>
            <w:rFonts w:hint="default" w:ascii="Times New Roman" w:hAnsi="Times New Roman" w:cs="Times New Roman"/>
            <w:lang w:val="en-US"/>
          </w:rPr>
          <w:t>S1). The overall organization of each tumor and presence and</w:t>
        </w:r>
      </w:ins>
    </w:p>
    <w:p ns2:paraId="25DAEE78">
      <w:pPr>
        <w:rPr>
          <w:ins w:id="956" w:author="aboutDr. [2]" w:date="2025-10-08T00:38:26Z"/>
          <w:rFonts w:hint="default" w:ascii="Times New Roman" w:hAnsi="Times New Roman" w:cs="Times New Roman"/>
          <w:lang w:val="en-US"/>
        </w:rPr>
      </w:pPr>
      <w:ins w:id="957" w:author="aboutDr. [2]" w:date="2025-10-08T00:38:26Z">
        <w:r>
          <w:rPr>
            <w:rFonts w:hint="default" w:ascii="Times New Roman" w:hAnsi="Times New Roman" w:cs="Times New Roman"/>
            <w:lang w:val="en-US"/>
          </w:rPr>
          <w:t>localization of TLS were annotated by a trained pathologist (VV)</w:t>
        </w:r>
      </w:ins>
    </w:p>
    <w:p ns2:paraId="521764D4">
      <w:pPr>
        <w:rPr>
          <w:ins w:id="958" w:author="aboutDr. [2]" w:date="2025-10-08T00:38:26Z"/>
          <w:rFonts w:hint="default" w:ascii="Times New Roman" w:hAnsi="Times New Roman" w:cs="Times New Roman"/>
          <w:lang w:val="en-US"/>
        </w:rPr>
      </w:pPr>
      <w:ins w:id="959" w:author="aboutDr. [2]" w:date="2025-10-08T00:38:26Z">
        <w:r>
          <w:rPr>
            <w:rFonts w:hint="default" w:ascii="Times New Roman" w:hAnsi="Times New Roman" w:cs="Times New Roman"/>
            <w:lang w:val="en-US"/>
          </w:rPr>
          <w:t>after H&amp;E staining of the sections (Figure 1A; Data S1). Figure 1</w:t>
        </w:r>
      </w:ins>
    </w:p>
    <w:p ns2:paraId="7E6EA083">
      <w:pPr>
        <w:rPr>
          <w:ins w:id="960" w:author="aboutDr. [2]" w:date="2025-10-08T00:38:26Z"/>
          <w:rFonts w:hint="default" w:ascii="Times New Roman" w:hAnsi="Times New Roman" w:cs="Times New Roman"/>
          <w:lang w:val="en-US"/>
        </w:rPr>
      </w:pPr>
      <w:ins w:id="961" w:author="aboutDr. [2]" w:date="2025-10-08T00:38:26Z">
        <w:r>
          <w:rPr>
            <w:rFonts w:hint="default" w:ascii="Times New Roman" w:hAnsi="Times New Roman" w:cs="Times New Roman"/>
            <w:lang w:val="en-US"/>
          </w:rPr>
          <w:t>illustrates one TLS+ frozen tumor (Figures 1A–1C), one TLS+</w:t>
        </w:r>
      </w:ins>
    </w:p>
    <w:p ns2:paraId="3A98C6C2">
      <w:pPr>
        <w:rPr>
          <w:ins w:id="962" w:author="aboutDr. [2]" w:date="2025-10-08T00:38:26Z"/>
          <w:rFonts w:hint="default" w:ascii="Times New Roman" w:hAnsi="Times New Roman" w:cs="Times New Roman"/>
          <w:lang w:val="en-US"/>
        </w:rPr>
      </w:pPr>
      <w:ins w:id="963" w:author="aboutDr. [2]" w:date="2025-10-08T00:38:26Z">
        <w:r>
          <w:rPr>
            <w:rFonts w:hint="default" w:ascii="Times New Roman" w:hAnsi="Times New Roman" w:cs="Times New Roman"/>
            <w:lang w:val="en-US"/>
          </w:rPr>
          <w:t>FFPE tumor (Figures 1D–1F), and one TLS frozen tumor (Fig-</w:t>
        </w:r>
      </w:ins>
    </w:p>
    <w:p ns2:paraId="16FCB134">
      <w:pPr>
        <w:rPr>
          <w:ins w:id="964" w:author="aboutDr. [2]" w:date="2025-10-08T00:38:26Z"/>
          <w:rFonts w:hint="default" w:ascii="Times New Roman" w:hAnsi="Times New Roman" w:cs="Times New Roman"/>
          <w:lang w:val="en-US"/>
        </w:rPr>
      </w:pPr>
      <w:ins w:id="965" w:author="aboutDr. [2]" w:date="2025-10-08T00:38:26Z">
        <w:r>
          <w:rPr>
            <w:rFonts w:hint="default" w:ascii="Times New Roman" w:hAnsi="Times New Roman" w:cs="Times New Roman"/>
            <w:lang w:val="en-US"/>
          </w:rPr>
          <w:t>ures 1G–1I). Expression of carbonic anhydrase 9 (protein</w:t>
        </w:r>
      </w:ins>
    </w:p>
    <w:p ns2:paraId="61757066">
      <w:pPr>
        <w:rPr>
          <w:ins w:id="966" w:author="aboutDr. [2]" w:date="2025-10-08T00:38:26Z"/>
          <w:rFonts w:hint="default" w:ascii="Times New Roman" w:hAnsi="Times New Roman" w:cs="Times New Roman"/>
          <w:lang w:val="en-US"/>
        </w:rPr>
      </w:pPr>
      <w:ins w:id="967" w:author="aboutDr. [2]" w:date="2025-10-08T00:38:26Z">
        <w:r>
          <w:rPr>
            <w:rFonts w:hint="default" w:ascii="Times New Roman" w:hAnsi="Times New Roman" w:cs="Times New Roman"/>
            <w:lang w:val="en-US"/>
          </w:rPr>
          <w:t>name: CAIX, gene name: Ca9), a marker of ccRCC tumor cells,</w:t>
        </w:r>
      </w:ins>
    </w:p>
    <w:p ns2:paraId="6C0687F8">
      <w:pPr>
        <w:rPr>
          <w:ins w:id="968" w:author="aboutDr. [2]" w:date="2025-10-08T00:38:26Z"/>
          <w:rFonts w:hint="default" w:ascii="Times New Roman" w:hAnsi="Times New Roman" w:cs="Times New Roman"/>
          <w:lang w:val="en-US"/>
        </w:rPr>
      </w:pPr>
      <w:ins w:id="969" w:author="aboutDr. [2]" w:date="2025-10-08T00:38:26Z">
        <w:r>
          <w:rPr>
            <w:rFonts w:hint="default" w:ascii="Times New Roman" w:hAnsi="Times New Roman" w:cs="Times New Roman"/>
            <w:lang w:val="en-US"/>
          </w:rPr>
          <w:t>was detected in 23/24 tumors in accordance with its expres-</w:t>
        </w:r>
      </w:ins>
    </w:p>
    <w:p ns2:paraId="6E11430A">
      <w:pPr>
        <w:rPr>
          <w:ins w:id="970" w:author="aboutDr. [2]" w:date="2025-10-08T00:38:26Z"/>
          <w:rFonts w:hint="default" w:ascii="Times New Roman" w:hAnsi="Times New Roman" w:cs="Times New Roman"/>
          <w:lang w:val="en-US"/>
        </w:rPr>
      </w:pPr>
      <w:ins w:id="971" w:author="aboutDr. [2]" w:date="2025-10-08T00:38:26Z">
        <w:r>
          <w:rPr>
            <w:rFonts w:hint="default" w:ascii="Times New Roman" w:hAnsi="Times New Roman" w:cs="Times New Roman"/>
            <w:lang w:val="en-US"/>
          </w:rPr>
          <w:t>sion in most ccRCC tumors (Courcier et al., 2020) and was</w:t>
        </w:r>
      </w:ins>
    </w:p>
    <w:p ns2:paraId="3623F1F4">
      <w:pPr>
        <w:rPr>
          <w:ins w:id="972" w:author="aboutDr. [2]" w:date="2025-10-08T00:38:26Z"/>
          <w:rFonts w:hint="default" w:ascii="Times New Roman" w:hAnsi="Times New Roman" w:cs="Times New Roman"/>
          <w:lang w:val="en-US"/>
        </w:rPr>
      </w:pPr>
      <w:ins w:id="973" w:author="aboutDr. [2]" w:date="2025-10-08T00:38:26Z">
        <w:r>
          <w:rPr>
            <w:rFonts w:hint="default" w:ascii="Times New Roman" w:hAnsi="Times New Roman" w:cs="Times New Roman"/>
            <w:lang w:val="en-US"/>
          </w:rPr>
          <w:t>found evenly distributed in tumor sections (Figures 1B, 1E,</w:t>
        </w:r>
      </w:ins>
    </w:p>
    <w:p ns2:paraId="14B83CE3">
      <w:pPr>
        <w:rPr>
          <w:ins w:id="974" w:author="aboutDr. [2]" w:date="2025-10-08T00:38:26Z"/>
          <w:rFonts w:hint="default" w:ascii="Times New Roman" w:hAnsi="Times New Roman" w:cs="Times New Roman"/>
          <w:lang w:val="en-US"/>
        </w:rPr>
      </w:pPr>
      <w:ins w:id="975" w:author="aboutDr. [2]" w:date="2025-10-08T00:38:26Z">
        <w:r>
          <w:rPr>
            <w:rFonts w:hint="default" w:ascii="Times New Roman" w:hAnsi="Times New Roman" w:cs="Times New Roman"/>
            <w:lang w:val="en-US"/>
          </w:rPr>
          <w:t>and 1H; Data S1). Distribution of immune and stromal cell pop-</w:t>
        </w:r>
      </w:ins>
    </w:p>
    <w:p ns2:paraId="1CAA3EEA">
      <w:pPr>
        <w:rPr>
          <w:ins w:id="976" w:author="aboutDr. [2]" w:date="2025-10-08T00:38:26Z"/>
          <w:rFonts w:hint="default" w:ascii="Times New Roman" w:hAnsi="Times New Roman" w:cs="Times New Roman"/>
          <w:lang w:val="en-US"/>
        </w:rPr>
      </w:pPr>
      <w:ins w:id="977" w:author="aboutDr. [2]" w:date="2025-10-08T00:38:26Z">
        <w:r>
          <w:rPr>
            <w:rFonts w:hint="default" w:ascii="Times New Roman" w:hAnsi="Times New Roman" w:cs="Times New Roman"/>
            <w:lang w:val="en-US"/>
          </w:rPr>
          <w:t>ulations of the TME was evaluated with microenvironment cell</w:t>
        </w:r>
      </w:ins>
    </w:p>
    <w:p ns2:paraId="0671F5E7">
      <w:pPr>
        <w:rPr>
          <w:ins w:id="978" w:author="aboutDr. [2]" w:date="2025-10-08T00:38:26Z"/>
          <w:rFonts w:hint="default" w:ascii="Times New Roman" w:hAnsi="Times New Roman" w:cs="Times New Roman"/>
          <w:lang w:val="en-US"/>
        </w:rPr>
      </w:pPr>
      <w:ins w:id="979" w:author="aboutDr. [2]" w:date="2025-10-08T00:38:26Z">
        <w:r>
          <w:rPr>
            <w:rFonts w:hint="default" w:ascii="Times New Roman" w:hAnsi="Times New Roman" w:cs="Times New Roman"/>
            <w:lang w:val="en-US"/>
          </w:rPr>
          <w:t>populations (MCP)-counter which estimates cell type abun-</w:t>
        </w:r>
      </w:ins>
    </w:p>
    <w:p ns2:paraId="2CE5958F">
      <w:pPr>
        <w:rPr>
          <w:ins w:id="980" w:author="aboutDr. [2]" w:date="2025-10-08T00:38:26Z"/>
          <w:rFonts w:hint="default" w:ascii="Times New Roman" w:hAnsi="Times New Roman" w:cs="Times New Roman"/>
          <w:lang w:val="en-US"/>
        </w:rPr>
      </w:pPr>
      <w:ins w:id="981" w:author="aboutDr. [2]" w:date="2025-10-08T00:38:26Z">
        <w:r>
          <w:rPr>
            <w:rFonts w:hint="default" w:ascii="Times New Roman" w:hAnsi="Times New Roman" w:cs="Times New Roman"/>
            <w:lang w:val="en-US"/>
          </w:rPr>
          <w:t>dance from transcriptomic profiles (Becht et al., 2016a). In</w:t>
        </w:r>
      </w:ins>
    </w:p>
    <w:p ns2:paraId="6F21046E">
      <w:pPr>
        <w:rPr>
          <w:ins w:id="982" w:author="aboutDr. [2]" w:date="2025-10-08T00:38:26Z"/>
          <w:rFonts w:hint="default" w:ascii="Times New Roman" w:hAnsi="Times New Roman" w:cs="Times New Roman"/>
          <w:lang w:val="en-US"/>
        </w:rPr>
      </w:pPr>
      <w:ins w:id="983" w:author="aboutDr. [2]" w:date="2025-10-08T00:38:26Z">
        <w:r>
          <w:rPr>
            <w:rFonts w:hint="default" w:ascii="Times New Roman" w:hAnsi="Times New Roman" w:cs="Times New Roman"/>
            <w:lang w:val="en-US"/>
          </w:rPr>
          <w:t>the TLS+ tumors illustrated in Figure 1, the B lineage (which</w:t>
        </w:r>
      </w:ins>
    </w:p>
    <w:p ns2:paraId="633EC685">
      <w:pPr>
        <w:rPr>
          <w:ins w:id="984" w:author="aboutDr. [2]" w:date="2025-10-08T00:38:26Z"/>
          <w:rFonts w:hint="default" w:ascii="Times New Roman" w:hAnsi="Times New Roman" w:cs="Times New Roman"/>
          <w:lang w:val="en-US"/>
        </w:rPr>
      </w:pPr>
      <w:ins w:id="985" w:author="aboutDr. [2]" w:date="2025-10-08T00:38:26Z">
        <w:r>
          <w:rPr>
            <w:rFonts w:hint="default" w:ascii="Times New Roman" w:hAnsi="Times New Roman" w:cs="Times New Roman"/>
            <w:lang w:val="en-US"/>
          </w:rPr>
          <w:t>contains genes identifying all the maturation steps from naive</w:t>
        </w:r>
      </w:ins>
    </w:p>
    <w:p ns2:paraId="631C4EC4">
      <w:pPr>
        <w:rPr>
          <w:ins w:id="986" w:author="aboutDr. [2]" w:date="2025-10-08T00:38:26Z"/>
          <w:rFonts w:hint="default" w:ascii="Times New Roman" w:hAnsi="Times New Roman" w:cs="Times New Roman"/>
          <w:lang w:val="en-US"/>
        </w:rPr>
      </w:pPr>
      <w:ins w:id="987" w:author="aboutDr. [2]" w:date="2025-10-08T00:38:26Z">
        <w:r>
          <w:rPr>
            <w:rFonts w:hint="default" w:ascii="Times New Roman" w:hAnsi="Times New Roman" w:cs="Times New Roman"/>
            <w:lang w:val="en-US"/>
          </w:rPr>
          <w:t>cells to PCs) and T cell (which identifies the different T cell pop-</w:t>
        </w:r>
      </w:ins>
    </w:p>
    <w:p ns2:paraId="056AC6BC">
      <w:pPr>
        <w:rPr>
          <w:ins w:id="988" w:author="aboutDr. [2]" w:date="2025-10-08T00:38:26Z"/>
          <w:rFonts w:hint="default" w:ascii="Times New Roman" w:hAnsi="Times New Roman" w:cs="Times New Roman"/>
          <w:lang w:val="en-US"/>
        </w:rPr>
      </w:pPr>
      <w:ins w:id="989" w:author="aboutDr. [2]" w:date="2025-10-08T00:38:26Z">
        <w:r>
          <w:rPr>
            <w:rFonts w:hint="default" w:ascii="Times New Roman" w:hAnsi="Times New Roman" w:cs="Times New Roman"/>
            <w:lang w:val="en-US"/>
          </w:rPr>
          <w:t>ulations) gene signatures were preferentially expressed in hot</w:t>
        </w:r>
      </w:ins>
    </w:p>
    <w:p ns2:paraId="4CE392BB">
      <w:pPr>
        <w:rPr>
          <w:ins w:id="990" w:author="aboutDr. [2]" w:date="2025-10-08T00:38:26Z"/>
          <w:rFonts w:hint="default" w:ascii="Times New Roman" w:hAnsi="Times New Roman" w:cs="Times New Roman"/>
          <w:lang w:val="en-US"/>
        </w:rPr>
      </w:pPr>
      <w:ins w:id="991" w:author="aboutDr. [2]" w:date="2025-10-08T00:38:26Z">
        <w:r>
          <w:rPr>
            <w:rFonts w:hint="default" w:ascii="Times New Roman" w:hAnsi="Times New Roman" w:cs="Times New Roman"/>
            <w:lang w:val="en-US"/>
          </w:rPr>
          <w:t>spots located within the TLS areas (Figures 1C and 1F; Data</w:t>
        </w:r>
      </w:ins>
    </w:p>
    <w:p ns2:paraId="60842640">
      <w:pPr>
        <w:rPr>
          <w:ins w:id="992" w:author="aboutDr. [2]" w:date="2025-10-08T00:38:26Z"/>
          <w:rFonts w:hint="default" w:ascii="Times New Roman" w:hAnsi="Times New Roman" w:cs="Times New Roman"/>
          <w:lang w:val="en-US"/>
        </w:rPr>
      </w:pPr>
      <w:ins w:id="993" w:author="aboutDr. [2]" w:date="2025-10-08T00:38:26Z">
        <w:r>
          <w:rPr>
            <w:rFonts w:hint="default" w:ascii="Times New Roman" w:hAnsi="Times New Roman" w:cs="Times New Roman"/>
            <w:lang w:val="en-US"/>
          </w:rPr>
          <w:t>S1). Figure S2 illustrates, in one frozen (Figure S2A) and one</w:t>
        </w:r>
      </w:ins>
    </w:p>
    <w:p ns2:paraId="325AC32B">
      <w:pPr>
        <w:rPr>
          <w:ins w:id="994" w:author="aboutDr. [2]" w:date="2025-10-08T00:38:26Z"/>
          <w:rFonts w:hint="default" w:ascii="Times New Roman" w:hAnsi="Times New Roman" w:cs="Times New Roman"/>
          <w:lang w:val="en-US"/>
        </w:rPr>
      </w:pPr>
      <w:ins w:id="995" w:author="aboutDr. [2]" w:date="2025-10-08T00:38:26Z">
        <w:r>
          <w:rPr>
            <w:rFonts w:hint="default" w:ascii="Times New Roman" w:hAnsi="Times New Roman" w:cs="Times New Roman"/>
            <w:lang w:val="en-US"/>
          </w:rPr>
          <w:t>FFPE (Figure S2B) tumor, that TLS areas had higher distribu-</w:t>
        </w:r>
      </w:ins>
    </w:p>
    <w:p ns2:paraId="7C766BAB">
      <w:pPr>
        <w:rPr>
          <w:ins w:id="996" w:author="aboutDr. [2]" w:date="2025-10-08T00:38:26Z"/>
          <w:rFonts w:hint="default" w:ascii="Times New Roman" w:hAnsi="Times New Roman" w:cs="Times New Roman"/>
          <w:lang w:val="en-US"/>
        </w:rPr>
      </w:pPr>
      <w:ins w:id="997" w:author="aboutDr. [2]" w:date="2025-10-08T00:38:26Z">
        <w:r>
          <w:rPr>
            <w:rFonts w:hint="default" w:ascii="Times New Roman" w:hAnsi="Times New Roman" w:cs="Times New Roman"/>
            <w:lang w:val="en-US"/>
          </w:rPr>
          <w:t>tion of the B lineage and T cell scores compared with the</w:t>
        </w:r>
      </w:ins>
    </w:p>
    <w:p ns2:paraId="018E843C">
      <w:pPr>
        <w:rPr>
          <w:ins w:id="998" w:author="aboutDr. [2]" w:date="2025-10-08T00:38:26Z"/>
          <w:rFonts w:hint="default" w:ascii="Times New Roman" w:hAnsi="Times New Roman" w:cs="Times New Roman"/>
          <w:lang w:val="en-US"/>
        </w:rPr>
      </w:pPr>
      <w:ins w:id="999" w:author="aboutDr. [2]" w:date="2025-10-08T00:38:26Z">
        <w:r>
          <w:rPr>
            <w:rFonts w:hint="default" w:ascii="Times New Roman" w:hAnsi="Times New Roman" w:cs="Times New Roman"/>
            <w:lang w:val="en-US"/>
          </w:rPr>
          <w:t>rest of the tumor tissue (p &lt; 2e–16 respectively). These tumors</w:t>
        </w:r>
      </w:ins>
    </w:p>
    <w:p ns2:paraId="5E77464F">
      <w:pPr>
        <w:rPr>
          <w:ins w:id="1000" w:author="aboutDr. [2]" w:date="2025-10-08T00:38:26Z"/>
          <w:rFonts w:hint="default" w:ascii="Times New Roman" w:hAnsi="Times New Roman" w:cs="Times New Roman"/>
          <w:lang w:val="en-US"/>
        </w:rPr>
      </w:pPr>
      <w:ins w:id="1001" w:author="aboutDr. [2]" w:date="2025-10-08T00:38:26Z">
        <w:r>
          <w:rPr>
            <w:rFonts w:hint="default" w:ascii="Times New Roman" w:hAnsi="Times New Roman" w:cs="Times New Roman"/>
            <w:lang w:val="en-US"/>
          </w:rPr>
          <w:t>exhibited low expression of the CD8 T cell signature, with slight</w:t>
        </w:r>
      </w:ins>
    </w:p>
    <w:p ns2:paraId="2F327343">
      <w:pPr>
        <w:rPr>
          <w:ins w:id="1002" w:author="aboutDr. [2]" w:date="2025-10-08T00:38:26Z"/>
          <w:rFonts w:hint="default" w:ascii="Times New Roman" w:hAnsi="Times New Roman" w:cs="Times New Roman"/>
          <w:lang w:val="en-US"/>
        </w:rPr>
      </w:pPr>
      <w:ins w:id="1003" w:author="aboutDr. [2]" w:date="2025-10-08T00:38:26Z">
        <w:r>
          <w:rPr>
            <w:rFonts w:hint="default" w:ascii="Times New Roman" w:hAnsi="Times New Roman" w:cs="Times New Roman"/>
            <w:lang w:val="en-US"/>
          </w:rPr>
          <w:t>enrichment in the TLS areas (p = 0.017, Figure S2A). Monocytic</w:t>
        </w:r>
      </w:ins>
    </w:p>
    <w:p ns2:paraId="1D1CD4F1">
      <w:pPr>
        <w:rPr>
          <w:ins w:id="1004" w:author="aboutDr. [2]" w:date="2025-10-08T00:38:26Z"/>
          <w:rFonts w:hint="default" w:ascii="Times New Roman" w:hAnsi="Times New Roman" w:cs="Times New Roman"/>
          <w:lang w:val="en-US"/>
        </w:rPr>
      </w:pPr>
      <w:ins w:id="1005" w:author="aboutDr. [2]" w:date="2025-10-08T00:38:26Z">
        <w:r>
          <w:rPr>
            <w:rFonts w:hint="default" w:ascii="Times New Roman" w:hAnsi="Times New Roman" w:cs="Times New Roman"/>
            <w:lang w:val="en-US"/>
          </w:rPr>
          <w:t>lineage signature was slightly higher in TLS (p = 0.00081 and</w:t>
        </w:r>
      </w:ins>
    </w:p>
    <w:p ns2:paraId="28F4EF31">
      <w:pPr>
        <w:rPr>
          <w:ins w:id="1006" w:author="aboutDr. [2]" w:date="2025-10-08T00:38:26Z"/>
          <w:rFonts w:hint="default" w:ascii="Times New Roman" w:hAnsi="Times New Roman" w:cs="Times New Roman"/>
          <w:lang w:val="en-US"/>
        </w:rPr>
      </w:pPr>
      <w:ins w:id="1007" w:author="aboutDr. [2]" w:date="2025-10-08T00:38:26Z">
        <w:r>
          <w:rPr>
            <w:rFonts w:hint="default" w:ascii="Times New Roman" w:hAnsi="Times New Roman" w:cs="Times New Roman"/>
            <w:lang w:val="en-US"/>
          </w:rPr>
          <w:t>p = 0.035, Figures S2A and S3B, respectively), while NK cells</w:t>
        </w:r>
      </w:ins>
    </w:p>
    <w:p ns2:paraId="52413BFF">
      <w:pPr>
        <w:rPr>
          <w:ins w:id="1008" w:author="aboutDr. [2]" w:date="2025-10-08T00:38:26Z"/>
          <w:rFonts w:hint="default" w:ascii="Times New Roman" w:hAnsi="Times New Roman" w:cs="Times New Roman"/>
          <w:lang w:val="en-US"/>
        </w:rPr>
      </w:pPr>
      <w:ins w:id="1009" w:author="aboutDr. [2]" w:date="2025-10-08T00:38:26Z">
        <w:r>
          <w:rPr>
            <w:rFonts w:hint="default" w:ascii="Times New Roman" w:hAnsi="Times New Roman" w:cs="Times New Roman"/>
            <w:lang w:val="en-US"/>
          </w:rPr>
          <w:t>were more diffusely distributed throughout the tumor section</w:t>
        </w:r>
      </w:ins>
    </w:p>
    <w:p ns2:paraId="67BBD8F5">
      <w:pPr>
        <w:rPr>
          <w:ins w:id="1010" w:author="aboutDr. [2]" w:date="2025-10-08T00:38:26Z"/>
          <w:rFonts w:hint="default" w:ascii="Times New Roman" w:hAnsi="Times New Roman" w:cs="Times New Roman"/>
          <w:lang w:val="en-US"/>
        </w:rPr>
      </w:pPr>
      <w:ins w:id="1011" w:author="aboutDr. [2]" w:date="2025-10-08T00:38:26Z">
        <w:r>
          <w:rPr>
            <w:rFonts w:hint="default" w:ascii="Times New Roman" w:hAnsi="Times New Roman" w:cs="Times New Roman"/>
            <w:lang w:val="en-US"/>
          </w:rPr>
          <w:t>(p = 0.67, Figure S2A; p = 0.018, Figure S2B). Endothelial cells</w:t>
        </w:r>
      </w:ins>
    </w:p>
    <w:p ns2:paraId="3740E8F6">
      <w:pPr>
        <w:rPr>
          <w:ins w:id="1012" w:author="aboutDr. [2]" w:date="2025-10-08T00:38:26Z"/>
          <w:rFonts w:hint="default" w:ascii="Times New Roman" w:hAnsi="Times New Roman" w:cs="Times New Roman"/>
          <w:lang w:val="en-US"/>
        </w:rPr>
      </w:pPr>
      <w:ins w:id="1013" w:author="aboutDr. [2]" w:date="2025-10-08T00:38:26Z">
        <w:r>
          <w:rPr>
            <w:rFonts w:hint="default" w:ascii="Times New Roman" w:hAnsi="Times New Roman" w:cs="Times New Roman"/>
            <w:lang w:val="en-US"/>
          </w:rPr>
          <w:t>and neutrophils were evenly distributed with lower scores in-</w:t>
        </w:r>
      </w:ins>
    </w:p>
    <w:p ns2:paraId="67FB083A">
      <w:pPr>
        <w:rPr>
          <w:ins w:id="1014" w:author="aboutDr. [2]" w:date="2025-10-08T00:38:26Z"/>
          <w:rFonts w:hint="default" w:ascii="Times New Roman" w:hAnsi="Times New Roman" w:cs="Times New Roman"/>
          <w:lang w:val="en-US"/>
        </w:rPr>
      </w:pPr>
      <w:ins w:id="1015" w:author="aboutDr. [2]" w:date="2025-10-08T00:38:26Z">
        <w:r>
          <w:rPr>
            <w:rFonts w:hint="default" w:ascii="Times New Roman" w:hAnsi="Times New Roman" w:cs="Times New Roman"/>
            <w:lang w:val="en-US"/>
          </w:rPr>
          <w:t>side TLS (p = 3e 04 and p = 0.048, respectively, Figure S2A;</w:t>
        </w:r>
      </w:ins>
    </w:p>
    <w:p ns2:paraId="6BECA309">
      <w:pPr>
        <w:rPr>
          <w:ins w:id="1016" w:author="aboutDr. [2]" w:date="2025-10-08T00:38:26Z"/>
          <w:rFonts w:hint="default" w:ascii="Times New Roman" w:hAnsi="Times New Roman" w:cs="Times New Roman"/>
          <w:lang w:val="en-US"/>
        </w:rPr>
      </w:pPr>
      <w:ins w:id="1017" w:author="aboutDr. [2]" w:date="2025-10-08T00:38:26Z">
        <w:r>
          <w:rPr>
            <w:rFonts w:hint="default" w:ascii="Times New Roman" w:hAnsi="Times New Roman" w:cs="Times New Roman"/>
            <w:lang w:val="en-US"/>
          </w:rPr>
          <w:t>p = 2.5e 11 and p = 0.6, respectively, Figure S2B), whereas</w:t>
        </w:r>
      </w:ins>
    </w:p>
    <w:p ns2:paraId="48EF1DA1">
      <w:pPr>
        <w:rPr>
          <w:ins w:id="1018" w:author="aboutDr. [2]" w:date="2025-10-08T00:38:26Z"/>
          <w:rFonts w:hint="default" w:ascii="Times New Roman" w:hAnsi="Times New Roman" w:cs="Times New Roman"/>
          <w:lang w:val="en-US"/>
        </w:rPr>
      </w:pPr>
      <w:ins w:id="1019" w:author="aboutDr. [2]" w:date="2025-10-08T00:38:26Z">
        <w:r>
          <w:rPr>
            <w:rFonts w:hint="default" w:ascii="Times New Roman" w:hAnsi="Times New Roman" w:cs="Times New Roman"/>
            <w:lang w:val="en-US"/>
          </w:rPr>
          <w:t>high expression of the fibroblastic signature was found in the</w:t>
        </w:r>
      </w:ins>
    </w:p>
    <w:p ns2:paraId="770132B4">
      <w:pPr>
        <w:rPr>
          <w:ins w:id="1020" w:author="aboutDr. [2]" w:date="2025-10-08T00:38:26Z"/>
          <w:rFonts w:hint="default" w:ascii="Times New Roman" w:hAnsi="Times New Roman" w:cs="Times New Roman"/>
          <w:lang w:val="en-US"/>
        </w:rPr>
      </w:pPr>
      <w:ins w:id="1021" w:author="aboutDr. [2]" w:date="2025-10-08T00:38:26Z">
        <w:r>
          <w:rPr>
            <w:rFonts w:hint="default" w:ascii="Times New Roman" w:hAnsi="Times New Roman" w:cs="Times New Roman"/>
            <w:lang w:val="en-US"/>
          </w:rPr>
          <w:t>TLS areas (Figures 1C, 1F, and S2A, p &lt; 2e 16, Figure S2B,</w:t>
        </w:r>
      </w:ins>
    </w:p>
    <w:p ns2:paraId="2F5BA503">
      <w:pPr>
        <w:rPr>
          <w:ins w:id="1022" w:author="aboutDr. [2]" w:date="2025-10-08T00:38:26Z"/>
          <w:rFonts w:hint="default" w:ascii="Times New Roman" w:hAnsi="Times New Roman" w:cs="Times New Roman"/>
          <w:lang w:val="en-US"/>
        </w:rPr>
      </w:pPr>
      <w:ins w:id="1023" w:author="aboutDr. [2]" w:date="2025-10-08T00:38:26Z">
        <w:r>
          <w:rPr>
            <w:rFonts w:hint="default" w:ascii="Times New Roman" w:hAnsi="Times New Roman" w:cs="Times New Roman"/>
            <w:lang w:val="en-US"/>
          </w:rPr>
          <w:t>p = 0.0039). The TLS tumor did not show such organized</w:t>
        </w:r>
      </w:ins>
    </w:p>
    <w:p ns2:paraId="19FEC1C9">
      <w:pPr>
        <w:rPr>
          <w:ins w:id="1024" w:author="aboutDr. [2]" w:date="2025-10-08T00:38:26Z"/>
          <w:rFonts w:hint="default" w:ascii="Times New Roman" w:hAnsi="Times New Roman" w:cs="Times New Roman"/>
          <w:lang w:val="en-US"/>
        </w:rPr>
      </w:pPr>
      <w:ins w:id="1025" w:author="aboutDr. [2]" w:date="2025-10-08T00:38:26Z">
        <w:r>
          <w:rPr>
            <w:rFonts w:hint="default" w:ascii="Times New Roman" w:hAnsi="Times New Roman" w:cs="Times New Roman"/>
            <w:lang w:val="en-US"/>
          </w:rPr>
          <w:t>pattern, with MCP-counter analysis revealing very low and</w:t>
        </w:r>
      </w:ins>
    </w:p>
    <w:p ns2:paraId="71CF6F9D">
      <w:pPr>
        <w:rPr>
          <w:ins w:id="1026" w:author="aboutDr. [2]" w:date="2025-10-08T00:38:26Z"/>
          <w:rFonts w:hint="default" w:ascii="Times New Roman" w:hAnsi="Times New Roman" w:cs="Times New Roman"/>
          <w:lang w:val="en-US"/>
        </w:rPr>
      </w:pPr>
      <w:ins w:id="1027" w:author="aboutDr. [2]" w:date="2025-10-08T00:38:26Z">
        <w:r>
          <w:rPr>
            <w:rFonts w:hint="default" w:ascii="Times New Roman" w:hAnsi="Times New Roman" w:cs="Times New Roman"/>
            <w:lang w:val="en-US"/>
          </w:rPr>
          <w:t>diffusely distributed B lineage scores, as well as dispersed</w:t>
        </w:r>
      </w:ins>
    </w:p>
    <w:p ns2:paraId="2E1271AA">
      <w:pPr>
        <w:rPr>
          <w:ins w:id="1028" w:author="aboutDr. [2]" w:date="2025-10-08T00:38:26Z"/>
          <w:rFonts w:hint="default" w:ascii="Times New Roman" w:hAnsi="Times New Roman" w:cs="Times New Roman"/>
          <w:lang w:val="en-US"/>
        </w:rPr>
      </w:pPr>
      <w:ins w:id="1029" w:author="aboutDr. [2]" w:date="2025-10-08T00:38:26Z">
        <w:r>
          <w:rPr>
            <w:rFonts w:hint="default" w:ascii="Times New Roman" w:hAnsi="Times New Roman" w:cs="Times New Roman"/>
            <w:lang w:val="en-US"/>
          </w:rPr>
          <w:t>localization of other immune and stromal signatures (Figure 1I;</w:t>
        </w:r>
      </w:ins>
    </w:p>
    <w:p ns2:paraId="6583FF7A">
      <w:pPr>
        <w:rPr>
          <w:ins w:id="1030" w:author="aboutDr. [2]" w:date="2025-10-08T00:38:26Z"/>
          <w:rFonts w:hint="default" w:ascii="Times New Roman" w:hAnsi="Times New Roman" w:cs="Times New Roman"/>
          <w:lang w:val="en-US"/>
        </w:rPr>
      </w:pPr>
      <w:ins w:id="1031" w:author="aboutDr. [2]" w:date="2025-10-08T00:38:26Z">
        <w:r>
          <w:rPr>
            <w:rFonts w:hint="default" w:ascii="Times New Roman" w:hAnsi="Times New Roman" w:cs="Times New Roman"/>
            <w:lang w:val="en-US"/>
          </w:rPr>
          <w:t>Data S1). These different patterns of TME spatial organization</w:t>
        </w:r>
      </w:ins>
    </w:p>
    <w:p ns2:paraId="6397B5D2">
      <w:pPr>
        <w:rPr>
          <w:ins w:id="1032" w:author="aboutDr. [2]" w:date="2025-10-08T00:38:26Z"/>
          <w:rFonts w:hint="default" w:ascii="Times New Roman" w:hAnsi="Times New Roman" w:cs="Times New Roman"/>
          <w:lang w:val="en-US"/>
        </w:rPr>
      </w:pPr>
      <w:ins w:id="1033" w:author="aboutDr. [2]" w:date="2025-10-08T00:38:26Z">
        <w:r>
          <w:rPr>
            <w:rFonts w:hint="default" w:ascii="Times New Roman" w:hAnsi="Times New Roman" w:cs="Times New Roman"/>
            <w:lang w:val="en-US"/>
          </w:rPr>
          <w:t>were consistently identifiable in the 8 TLS+ and 4 TLS frozen</w:t>
        </w:r>
      </w:ins>
    </w:p>
    <w:p ns2:paraId="016D850E">
      <w:pPr>
        <w:rPr>
          <w:ins w:id="1034" w:author="aboutDr. [2]" w:date="2025-10-08T00:38:26Z"/>
          <w:rFonts w:hint="default" w:ascii="Times New Roman" w:hAnsi="Times New Roman" w:cs="Times New Roman"/>
          <w:lang w:val="en-US"/>
        </w:rPr>
      </w:pPr>
      <w:ins w:id="1035" w:author="aboutDr. [2]" w:date="2025-10-08T00:38:26Z">
        <w:r>
          <w:rPr>
            <w:rFonts w:hint="default" w:ascii="Times New Roman" w:hAnsi="Times New Roman" w:cs="Times New Roman"/>
            <w:lang w:val="en-US"/>
          </w:rPr>
          <w:t>tumors as well as in 10 TLS+ and 2 TLS FFPE tumors (Data</w:t>
        </w:r>
      </w:ins>
    </w:p>
    <w:p ns2:paraId="301CE268">
      <w:pPr>
        <w:rPr>
          <w:ins w:id="1036" w:author="aboutDr. [2]" w:date="2025-10-08T00:38:26Z"/>
          <w:rFonts w:hint="default" w:ascii="Times New Roman" w:hAnsi="Times New Roman" w:cs="Times New Roman"/>
          <w:lang w:val="en-US"/>
        </w:rPr>
      </w:pPr>
      <w:ins w:id="1037" w:author="aboutDr. [2]" w:date="2025-10-08T00:38:26Z">
        <w:r>
          <w:rPr>
            <w:rFonts w:hint="default" w:ascii="Times New Roman" w:hAnsi="Times New Roman" w:cs="Times New Roman"/>
            <w:lang w:val="en-US"/>
          </w:rPr>
          <w:t>S1), suggesting an association of TLS with expression of B</w:t>
        </w:r>
      </w:ins>
    </w:p>
    <w:p ns2:paraId="1944A0F3">
      <w:pPr>
        <w:rPr>
          <w:rFonts w:hint="default" w:ascii="Times New Roman" w:hAnsi="Times New Roman" w:cs="Times New Roman"/>
          <w:lang w:val="en-US"/>
        </w:rPr>
      </w:pPr>
      <w:ins w:id="1038" w:author="aboutDr. [2]" w:date="2025-10-08T00:38:26Z">
        <w:r>
          <w:rPr>
            <w:rFonts w:hint="default" w:ascii="Times New Roman" w:hAnsi="Times New Roman" w:cs="Times New Roman"/>
            <w:lang w:val="en-US"/>
          </w:rPr>
          <w:t>lineage, T cells, and fibroblasts signatures</w:t>
        </w:r>
      </w:ins>
    </w:p>
    <w:p ns2:paraId="01C68A26">
      <w:pPr>
        <w:rPr>
          <w:rFonts w:ascii="Times New Roman" w:hAnsi="Times New Roman" w:cs="Times New Roman"/>
        </w:rPr>
      </w:pPr>
    </w:p>
    <w:p ns2:paraId="179AE5CE">
      <w:pPr>
        <w:rPr>
          <w:rFonts w:ascii="Times New Roman" w:hAnsi="Times New Roman" w:cs="Times New Roman"/>
        </w:rPr>
      </w:pPr>
      <w:r>
        <w:rPr>
          <w:rFonts w:ascii="Times New Roman" w:hAnsi="Times New Roman" w:cs="Times New Roman"/>
        </w:rPr>
        <w:t xml:space="preserve">To investigate the relationship between intra-tumor expression heterogeneity and treatment response, we performed single-cell transcriptomic profiling in </w:t>
      </w:r>
      <w:ins w:id="1039" w:author="aboutDr. [2]" w:date="2025-10-08T00:19:05Z">
        <w:r>
          <w:rPr>
            <w:rFonts w:hint="default" w:ascii="Times New Roman" w:hAnsi="Times New Roman" w:cs="Times New Roman"/>
            <w:lang w:val="en-US"/>
          </w:rPr>
          <w:t>4</w:t>
        </w:r>
      </w:ins>
      <w:ins w:id="1040" w:author="aboutDr. [2]" w:date="2025-10-08T00:19:06Z">
        <w:r>
          <w:rPr>
            <w:rFonts w:hint="default" w:ascii="Times New Roman" w:hAnsi="Times New Roman" w:cs="Times New Roman"/>
            <w:lang w:val="en-US"/>
          </w:rPr>
          <w:t>0</w:t>
        </w:r>
      </w:ins>
      <w:del w:id="1041" w:author="aboutDr. [2]" w:date="2025-10-08T00:19:04Z">
        <w:r>
          <w:rPr>
            <w:rFonts w:ascii="Times New Roman" w:hAnsi="Times New Roman" w:cs="Times New Roman"/>
          </w:rPr>
          <w:delText>52</w:delText>
        </w:r>
      </w:del>
      <w:r>
        <w:rPr>
          <w:rFonts w:ascii="Times New Roman" w:hAnsi="Times New Roman" w:cs="Times New Roman"/>
        </w:rPr>
        <w:t xml:space="preserve"> patients with </w:t>
      </w:r>
      <w:r>
        <w:rPr>
          <w:rFonts w:ascii="Times New Roman" w:hAnsi="Times New Roman" w:cs="Times New Roman"/>
          <w:lang w:eastAsia="zh"/>
        </w:rPr>
        <w:t>postoperative</w:t>
      </w:r>
      <w:r>
        <w:rPr>
          <w:rFonts w:ascii="Times New Roman" w:hAnsi="Times New Roman" w:cs="Times New Roman"/>
        </w:rPr>
        <w:t xml:space="preserve"> therapies </w:t>
      </w:r>
      <w:r>
        <w:rPr>
          <w:rFonts w:ascii="Times New Roman" w:hAnsi="Times New Roman" w:cs="Times New Roman"/>
          <w:lang w:eastAsia="zh"/>
        </w:rPr>
        <w:t>including</w:t>
      </w:r>
      <w:r>
        <w:rPr>
          <w:rFonts w:ascii="Times New Roman" w:hAnsi="Times New Roman" w:cs="Times New Roman"/>
        </w:rPr>
        <w:t xml:space="preserve"> sunitinib </w:t>
      </w:r>
      <w:r>
        <w:rPr>
          <w:rFonts w:ascii="Times New Roman" w:hAnsi="Times New Roman" w:cs="Times New Roman"/>
          <w:lang w:eastAsia="zh"/>
        </w:rPr>
        <w:t>and</w:t>
      </w:r>
      <w:r>
        <w:rPr>
          <w:rFonts w:ascii="Times New Roman" w:hAnsi="Times New Roman" w:cs="Times New Roman"/>
        </w:rPr>
        <w:t xml:space="preserve"> </w:t>
      </w:r>
      <w:del w:id="1042" w:author="Gui, Chengpeng" w:date="2025-10-05T21:59:00Z">
        <w:r>
          <w:rPr>
            <w:rFonts w:ascii="Times New Roman" w:hAnsi="Times New Roman" w:cs="Times New Roman"/>
          </w:rPr>
          <w:delText>Axi+Tori</w:delText>
        </w:r>
      </w:del>
      <w:ins w:id="1043" w:author="Gui, Chengpeng" w:date="2025-10-05T22:23:00Z">
        <w:r>
          <w:rPr>
            <w:rFonts w:ascii="Times New Roman" w:hAnsi="Times New Roman" w:cs="Times New Roman"/>
          </w:rPr>
          <w:t>p</w:t>
        </w:r>
      </w:ins>
      <w:ins w:id="1044" w:author="Gui, Chengpeng" w:date="2025-10-05T21:59:00Z">
        <w:r>
          <w:rPr>
            <w:rFonts w:ascii="Times New Roman" w:hAnsi="Times New Roman" w:cs="Times New Roman"/>
          </w:rPr>
          <w:t>embrolizumab</w:t>
        </w:r>
      </w:ins>
      <w:r>
        <w:rPr>
          <w:rFonts w:ascii="Times New Roman" w:hAnsi="Times New Roman" w:cs="Times New Roman"/>
        </w:rPr>
        <w:t xml:space="preserve">. The dataset contained </w:t>
      </w:r>
      <w:ins w:id="1045" w:author="aboutDr. [2]" w:date="2025-10-08T00:19:39Z">
        <w:r>
          <w:rPr>
            <w:rFonts w:hint="default" w:ascii="Times New Roman" w:hAnsi="Times New Roman" w:cs="Times New Roman"/>
            <w:lang w:val="en-US"/>
          </w:rPr>
          <w:t>3</w:t>
        </w:r>
      </w:ins>
      <w:ins w:id="1046" w:author="aboutDr. [2]" w:date="2025-10-08T00:19:40Z">
        <w:r>
          <w:rPr>
            <w:rFonts w:hint="default" w:ascii="Times New Roman" w:hAnsi="Times New Roman" w:cs="Times New Roman"/>
            <w:lang w:val="en-US"/>
          </w:rPr>
          <w:t>07</w:t>
        </w:r>
      </w:ins>
      <w:del w:id="1047" w:author="aboutDr. [2]" w:date="2025-10-08T00:19:39Z">
        <w:r>
          <w:rPr>
            <w:rFonts w:ascii="Times New Roman" w:hAnsi="Times New Roman" w:cs="Times New Roman"/>
          </w:rPr>
          <w:delText>6</w:delText>
        </w:r>
      </w:del>
      <w:del w:id="1048" w:author="aboutDr. [2]" w:date="2025-10-08T00:19:38Z">
        <w:r>
          <w:rPr>
            <w:rFonts w:ascii="Times New Roman" w:hAnsi="Times New Roman" w:cs="Times New Roman"/>
          </w:rPr>
          <w:delText>34</w:delText>
        </w:r>
      </w:del>
      <w:r>
        <w:rPr>
          <w:rFonts w:ascii="Times New Roman" w:hAnsi="Times New Roman" w:cs="Times New Roman"/>
        </w:rPr>
        <w:t>,</w:t>
      </w:r>
      <w:ins w:id="1049" w:author="aboutDr. [2]" w:date="2025-10-08T00:19:43Z">
        <w:r>
          <w:rPr>
            <w:rFonts w:hint="default" w:ascii="Times New Roman" w:hAnsi="Times New Roman" w:cs="Times New Roman"/>
            <w:lang w:val="en-US"/>
          </w:rPr>
          <w:t>8</w:t>
        </w:r>
      </w:ins>
      <w:ins w:id="1050" w:author="aboutDr. [2]" w:date="2025-10-08T00:19:44Z">
        <w:r>
          <w:rPr>
            <w:rFonts w:hint="default" w:ascii="Times New Roman" w:hAnsi="Times New Roman" w:cs="Times New Roman"/>
            <w:lang w:val="en-US"/>
          </w:rPr>
          <w:t>44</w:t>
        </w:r>
      </w:ins>
      <w:del w:id="1051" w:author="aboutDr. [2]" w:date="2025-10-08T00:19:42Z">
        <w:r>
          <w:rPr>
            <w:rFonts w:ascii="Times New Roman" w:hAnsi="Times New Roman" w:cs="Times New Roman"/>
          </w:rPr>
          <w:delText>728</w:delText>
        </w:r>
      </w:del>
      <w:r>
        <w:rPr>
          <w:rFonts w:ascii="Times New Roman" w:hAnsi="Times New Roman" w:cs="Times New Roman"/>
        </w:rPr>
        <w:t xml:space="preserve"> single-cell transcriptomes, spanning tumor, stromal, and immune compartments across patients and treatments (</w:t>
      </w:r>
      <w:ins w:id="1052" w:author="aboutDr. [2]" w:date="2025-10-08T00:19:52Z">
        <w:r>
          <w:rPr>
            <w:rFonts w:hint="default" w:ascii="Times New Roman" w:hAnsi="Times New Roman" w:cs="Times New Roman"/>
            <w:lang w:val="en-US"/>
          </w:rPr>
          <w:t>F</w:t>
        </w:r>
      </w:ins>
      <w:del w:id="1053" w:author="aboutDr. [2]" w:date="2025-10-08T00:19:52Z">
        <w:r>
          <w:rPr>
            <w:rFonts w:ascii="Times New Roman" w:hAnsi="Times New Roman" w:cs="Times New Roman"/>
          </w:rPr>
          <w:delText>f</w:delText>
        </w:r>
      </w:del>
      <w:r>
        <w:rPr>
          <w:rFonts w:ascii="Times New Roman" w:hAnsi="Times New Roman" w:cs="Times New Roman"/>
        </w:rPr>
        <w:t>igure 5A). Non-negative matrix factorization (NMF) revealed subsets of tumor cells with conserved gene expression programs across different treatments and responses. We identified 165 intra-tumor expression programs across the tumors and classified six meta-programs (MPs) shared by multiple tumors (</w:t>
      </w:r>
      <w:ins w:id="1054" w:author="aboutDr. [2]" w:date="2025-10-08T00:22:22Z">
        <w:r>
          <w:rPr>
            <w:rFonts w:hint="default" w:ascii="Times New Roman" w:hAnsi="Times New Roman" w:cs="Times New Roman"/>
            <w:lang w:val="en-US"/>
          </w:rPr>
          <w:t>F</w:t>
        </w:r>
      </w:ins>
      <w:del w:id="1055" w:author="aboutDr. [2]" w:date="2025-10-08T00:22:21Z">
        <w:r>
          <w:rPr>
            <w:rFonts w:ascii="Times New Roman" w:hAnsi="Times New Roman" w:cs="Times New Roman"/>
          </w:rPr>
          <w:delText>f</w:delText>
        </w:r>
      </w:del>
      <w:r>
        <w:rPr>
          <w:rFonts w:ascii="Times New Roman" w:hAnsi="Times New Roman" w:cs="Times New Roman"/>
        </w:rPr>
        <w:t>igure 5</w:t>
      </w:r>
      <w:ins w:id="1056" w:author="aboutDr. [2]" w:date="2025-10-08T00:22:19Z">
        <w:r>
          <w:rPr>
            <w:rFonts w:hint="default" w:ascii="Times New Roman" w:hAnsi="Times New Roman" w:cs="Times New Roman"/>
            <w:lang w:val="en-US"/>
          </w:rPr>
          <w:t>B-</w:t>
        </w:r>
      </w:ins>
      <w:r>
        <w:rPr>
          <w:rFonts w:ascii="Times New Roman" w:hAnsi="Times New Roman" w:cs="Times New Roman"/>
        </w:rPr>
        <w:t>C). MP1 represented angiogenesis (VEGFA, EGLN3), MP2 was linked to stress-response pathways, MP3, MP4, and MP5 were related to secretion, the cell cycle, and epithelial-to-mesenchymal transition (EMT), and MP6 was associated with antigen presentation (CD74, HLA-DRA). Subclustering and DEG analysis validated the presence of these meta-programs (</w:t>
      </w:r>
      <w:ins w:id="1057" w:author="aboutDr. [2]" w:date="2025-10-08T00:22:31Z">
        <w:r>
          <w:rPr>
            <w:rFonts w:hint="default" w:ascii="Times New Roman" w:hAnsi="Times New Roman" w:cs="Times New Roman"/>
            <w:lang w:val="en-US"/>
          </w:rPr>
          <w:t>F</w:t>
        </w:r>
      </w:ins>
      <w:del w:id="1058" w:author="aboutDr. [2]" w:date="2025-10-08T00:22:31Z">
        <w:r>
          <w:rPr>
            <w:rFonts w:ascii="Times New Roman" w:hAnsi="Times New Roman" w:cs="Times New Roman"/>
          </w:rPr>
          <w:delText>f</w:delText>
        </w:r>
      </w:del>
      <w:r>
        <w:rPr>
          <w:rFonts w:ascii="Times New Roman" w:hAnsi="Times New Roman" w:cs="Times New Roman"/>
        </w:rPr>
        <w:t xml:space="preserve">igure 5D). </w:t>
      </w:r>
      <w:ins w:id="1059" w:author="Gui, Chengpeng" w:date="2025-10-05T22:26:00Z">
        <w:r>
          <w:rPr>
            <w:rFonts w:ascii="Times New Roman" w:hAnsi="Times New Roman" w:cs="Times New Roman"/>
          </w:rPr>
          <w:t xml:space="preserve"> Quantifying the distribution and density of cells spatially within biological tissues is crucial for diverse applications, particularly in the field of pathology and oncology. While gene expression provides a molecular lens, the associated H&amp;E images can be leveraged to measure spatial cell distribution and density. Following a parallel process in module 1, METI next conducted tumor cell nuclei segmentation, and then generated 3D tumor cell density plots (Fig. 2k), visually depicting the spatial distribution and density of cancer cells. This function serves to convey the spatial distribution, density, and pattern of cell types of interest</w:t>
        </w:r>
      </w:ins>
      <w:r>
        <w:rPr>
          <w:rFonts w:ascii="Times New Roman" w:hAnsi="Times New Roman" w:cs="Times New Roman"/>
        </w:rPr>
        <w:fldChar w:fldCharType="begin">
          <w:fldData xml:space="preserve">PEVuZE5vdGU+PENpdGU+PEF1dGhvcj5KaWFuZzwvQXV0aG9yPjxZZWFyPjIwMjQ8L1llYXI+PFJl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==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PEVuZE5vdGU+PENpdGU+PEF1dGhvcj5KaWFuZzwvQXV0aG9yPjxZZWFyPjIwMjQ8L1llYXI+PFJl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==
</w:fldData>
        </w:fldChar>
      </w:r>
      <w:r>
        <w:rPr>
          <w:rFonts w:ascii="Times New Roman" w:hAnsi="Times New Roman" w:cs="Times New Roman"/>
        </w:rPr>
        <w:instrText xml:space="preserve"> ADDIN EN.CITE.DATA </w:instrText>
      </w:r>
      <w:r>
        <w:rPr>
          <w:rFonts w:ascii="Times New Roman" w:hAnsi="Times New Roman" w:cs="Times New Roman"/>
        </w:rPr>
        <w:fldChar w:fldCharType="end"/>
      </w:r>
      <w:r>
        <w:rPr>
          <w:rFonts w:ascii="Times New Roman" w:hAnsi="Times New Roman" w:cs="Times New Roman"/>
        </w:rPr>
        <w:fldChar w:fldCharType="separate"/>
      </w:r>
      <w:r>
        <w:rPr>
          <w:rFonts w:ascii="Times New Roman" w:hAnsi="Times New Roman" w:cs="Times New Roman"/>
          <w:vertAlign w:val="superscript"/>
        </w:rPr>
        <w:t>36</w:t>
      </w:r>
      <w:r>
        <w:rPr>
          <w:rFonts w:ascii="Times New Roman" w:hAnsi="Times New Roman" w:cs="Times New Roman"/>
        </w:rPr>
        <w:fldChar w:fldCharType="end"/>
      </w:r>
      <w:ins w:id="1060" w:author="Gui, Chengpeng" w:date="2025-10-05T22:26:00Z">
        <w:r>
          <w:rPr>
            <w:rFonts w:ascii="Times New Roman" w:hAnsi="Times New Roman" w:cs="Times New Roman"/>
          </w:rPr>
          <w:t>.</w:t>
        </w:r>
      </w:ins>
      <w:ins w:id="1061" w:author="Gui, Chengpeng" w:date="2025-10-05T22:28:00Z">
        <w:r>
          <w:rPr>
            <w:rFonts w:ascii="Times New Roman" w:hAnsi="Times New Roman" w:cs="Times New Roman"/>
          </w:rPr>
          <w:t xml:space="preserve"> </w:t>
        </w:r>
      </w:ins>
      <w:r>
        <w:rPr>
          <w:rFonts w:ascii="Times New Roman" w:hAnsi="Times New Roman" w:cs="Times New Roman"/>
        </w:rPr>
        <w:t xml:space="preserve">Quantification of the relative abundance of these programs showed that responders to Sunitinib treatment exhibited a higher abundance of angiogenic modules, while responders to </w:t>
      </w:r>
      <w:del w:id="1062" w:author="Gui, Chengpeng" w:date="2025-10-05T21:57:00Z">
        <w:r>
          <w:rPr>
            <w:rFonts w:ascii="Times New Roman" w:hAnsi="Times New Roman" w:cs="Times New Roman"/>
          </w:rPr>
          <w:delText>Axi-Tori</w:delText>
        </w:r>
      </w:del>
      <w:ins w:id="1063" w:author="Gui, Chengpeng" w:date="2025-10-05T21:57:00Z">
        <w:r>
          <w:rPr>
            <w:rFonts w:ascii="Times New Roman" w:hAnsi="Times New Roman" w:cs="Times New Roman"/>
          </w:rPr>
          <w:t>pembrolizumab</w:t>
        </w:r>
      </w:ins>
      <w:r>
        <w:rPr>
          <w:rFonts w:ascii="Times New Roman" w:hAnsi="Times New Roman" w:cs="Times New Roman"/>
        </w:rPr>
        <w:t xml:space="preserve"> treatment exhibited a richer </w:t>
      </w:r>
      <w:del w:id="1064" w:author="Gui, Chengpeng" w:date="2025-10-05T21:59:00Z">
        <w:r>
          <w:rPr>
            <w:rFonts w:ascii="Times New Roman" w:hAnsi="Times New Roman" w:cs="Times New Roman"/>
          </w:rPr>
          <w:delText>antigen-presenting</w:delText>
        </w:r>
      </w:del>
      <w:ins w:id="1065" w:author="Gui, Chengpeng" w:date="2025-10-05T21:59:00Z">
        <w:r>
          <w:rPr>
            <w:rFonts w:ascii="Times New Roman" w:hAnsi="Times New Roman" w:cs="Times New Roman"/>
          </w:rPr>
          <w:t>IFN-MHC</w:t>
        </w:r>
      </w:ins>
      <w:r>
        <w:rPr>
          <w:rFonts w:ascii="Times New Roman" w:hAnsi="Times New Roman" w:cs="Times New Roman"/>
        </w:rPr>
        <w:t xml:space="preserve"> module (figure 5E, F</w:t>
      </w:r>
      <w:ins w:id="1066" w:author="aboutDr." w:date="2025-10-05T22:04:00Z">
        <w:r>
          <w:rPr>
            <w:rFonts w:ascii="Times New Roman" w:hAnsi="Times New Roman" w:cs="Times New Roman"/>
          </w:rPr>
          <w:t>, appendix p1</w:t>
        </w:r>
      </w:ins>
      <w:ins w:id="1067" w:author="aboutDr." w:date="2025-10-05T22:09:00Z">
        <w:r>
          <w:rPr>
            <w:rFonts w:ascii="Times New Roman" w:hAnsi="Times New Roman" w:cs="Times New Roman"/>
          </w:rPr>
          <w:t>6</w:t>
        </w:r>
      </w:ins>
      <w:r>
        <w:rPr>
          <w:rFonts w:ascii="Times New Roman" w:hAnsi="Times New Roman" w:cs="Times New Roman"/>
        </w:rPr>
        <w:t>). These findings suggest that the composition of malignant epithelial cells in the tumor microenvironment may influence responses to different treatment therapies.</w:t>
      </w:r>
    </w:p>
    <w:p ns2:paraId="4905E85D">
      <w:pPr>
        <w:rPr>
          <w:rFonts w:ascii="Times New Roman" w:hAnsi="Times New Roman" w:cs="Times New Roman"/>
        </w:rPr>
      </w:pPr>
    </w:p>
    <w:p ns2:paraId="7F5D1CCE">
      <w:pPr>
        <w:rPr>
          <w:rFonts w:ascii="Times New Roman" w:hAnsi="Times New Roman" w:cs="Times New Roman"/>
          <w:b/>
          <w:bCs/>
          <w:color w:val="C00000"/>
        </w:rPr>
      </w:pPr>
      <w:bookmarkStart w:id="3" w:name="OLE_LINK7"/>
      <w:r>
        <w:rPr>
          <w:rFonts w:ascii="Times New Roman" w:hAnsi="Times New Roman" w:cs="Times New Roman"/>
          <w:b/>
          <w:bCs/>
          <w:color w:val="C00000"/>
        </w:rPr>
        <w:t>Discussion</w:t>
      </w:r>
    </w:p>
    <w:p ns2:paraId="18F53924">
      <w:pPr>
        <w:rPr>
          <w:rFonts w:ascii="Times New Roman" w:hAnsi="Times New Roman" w:cs="Times New Roman"/>
          <w:lang w:eastAsia="zh"/>
        </w:rPr>
      </w:pPr>
      <w:r>
        <w:t>In this study, we developed and validated the AI-clinical score using real-world data from the SEER database, covering a large, diverse population. The AI-clinical score demonstrated strong performance in predicting clinically relevant outcomes in two independent RCC cohorts and outperformed existing top clinical models. This study is, to our knowledge, the largest to apply machine learning in kidney cancer prognosis. Methodologically, the AI-clinical score was implemented as a manuscript-aligned Survival Quilts ensemble that combined nine survival learners and learned horizon-specific ensemble weights on a held-out validation set42.</w:t>
      </w:r>
    </w:p>
    <w:p ns2:paraId="548AF662">
      <w:pPr>
        <w:rPr>
          <w:rFonts w:ascii="Times New Roman" w:hAnsi="Times New Roman" w:cs="Times New Roman"/>
          <w:lang w:eastAsia="zh"/>
        </w:rPr>
      </w:pPr>
    </w:p>
    <w:p ns2:paraId="2F2393AE">
      <w:pPr>
        <w:rPr>
          <w:rFonts w:ascii="Times New Roman" w:hAnsi="Times New Roman"/>
          <w:lang w:eastAsia="zh"/>
        </w:rPr>
      </w:pPr>
      <w:r>
        <w:t>Several established nomograms for post-surgical risk assessment in RCC include the Leibovich, SSIGN, UISS, and GRANT scores. However, the reliance on tumor necrosis in the Leibovich and SSIGN scores poses limitations due to the lack of standardized definitions43. The ECOG performance status, essential for UISS, is not readily available at many centers. Though the GRANT score is simple to use, it has lower predictive accuracy when validated against the SEER database44. New nomograms have emerged from SEER-based data, such as those by Junjie Bai, Guangyi Huang, Jianyi Zheng and Siteng Chen, but all rely on traditional statistical methods like the Cox model and LASSO regression45-48. These methods, while useful, have limitations in handling complex, nonlinear data. In our study, the manuscript-aligned Survival Quilts ensemble improved internal discrimination over its individual base learners and provided a flexible framework for integrating linear, tree-based, margin-based, and deep survival models within a single AI-clinical score. Our machine learning-based model therefore offers a pragmatic route for updating prognostic prediction as additional data accrue while retaining clinically interpretable input variables.</w:t>
      </w:r>
    </w:p>
    <w:p ns2:paraId="03875DDA">
      <w:pPr>
        <w:rPr>
          <w:rFonts w:ascii="Times New Roman" w:hAnsi="Times New Roman" w:cs="Times New Roman"/>
          <w:lang w:eastAsia="zh"/>
        </w:rPr>
      </w:pPr>
    </w:p>
    <w:p ns2:paraId="02E54405">
      <w:pPr>
        <w:rPr>
          <w:rFonts w:ascii="Times New Roman" w:hAnsi="Times New Roman" w:cs="Times New Roman"/>
          <w:lang w:eastAsia="zh"/>
        </w:rPr>
      </w:pPr>
      <w:r>
        <w:rPr>
          <w:rFonts w:ascii="Times New Roman" w:hAnsi="Times New Roman" w:cs="Times New Roman"/>
          <w:lang w:eastAsia="zh"/>
        </w:rPr>
        <w:t>Further, we upgraded the multimodal recurrence scoring system (MRSS) by replacing the Leibovich score with the AI-clinical score, forming MRSS 2</w:t>
      </w:r>
      <w:r>
        <w:rPr>
          <w:rFonts w:ascii="Times New Roman" w:hAnsi="Times New Roman" w:cs="Times New Roman"/>
        </w:rPr>
        <w:t>·</w:t>
      </w:r>
      <w:r>
        <w:rPr>
          <w:rFonts w:ascii="Times New Roman" w:hAnsi="Times New Roman" w:cs="Times New Roman"/>
          <w:lang w:eastAsia="zh"/>
        </w:rPr>
        <w:t>0. This updated system showed higher predictive accuracy when validated in two independent cohorts, outperforming single-modality models, MRSS, and current staging systems. The MRSS 2.0 can identify high- and low-risk patients for post-surgery</w:t>
      </w:r>
      <w:r>
        <w:rPr>
          <w:rFonts w:ascii="Times New Roman" w:hAnsi="Times New Roman" w:cs="Times New Roman"/>
          <w:color w:val="417FF9"/>
          <w:lang w:eastAsia="zh"/>
        </w:rPr>
        <w:t xml:space="preserve"> </w:t>
      </w:r>
      <w:r>
        <w:rPr>
          <w:rFonts w:ascii="Times New Roman" w:hAnsi="Times New Roman" w:cs="Times New Roman"/>
          <w:color w:val="000000"/>
          <w:lang w:eastAsia="zh"/>
        </w:rPr>
        <w:t xml:space="preserve">recurrence or progression, informing treatment decisions for postoperative therapies like sunitinib or </w:t>
      </w:r>
      <w:del w:id="1068" w:author="Gui, Chengpeng" w:date="2025-10-05T21:59:00Z">
        <w:r>
          <w:rPr>
            <w:rFonts w:ascii="Times New Roman" w:hAnsi="Times New Roman" w:cs="Times New Roman"/>
            <w:color w:val="000000"/>
            <w:lang w:eastAsia="zh"/>
          </w:rPr>
          <w:delText>Axi+Tori</w:delText>
        </w:r>
      </w:del>
      <w:ins w:id="1069" w:author="Gui, Chengpeng" w:date="2025-10-05T22:23:00Z">
        <w:r>
          <w:rPr>
            <w:rFonts w:ascii="Times New Roman" w:hAnsi="Times New Roman" w:cs="Times New Roman"/>
            <w:color w:val="000000"/>
            <w:lang w:eastAsia="zh"/>
          </w:rPr>
          <w:t>p</w:t>
        </w:r>
      </w:ins>
      <w:ins w:id="1070" w:author="Gui, Chengpeng" w:date="2025-10-05T21:59:00Z">
        <w:r>
          <w:rPr>
            <w:rFonts w:ascii="Times New Roman" w:hAnsi="Times New Roman" w:cs="Times New Roman"/>
            <w:color w:val="000000"/>
            <w:lang w:eastAsia="zh"/>
          </w:rPr>
          <w:t>embrolizumab</w:t>
        </w:r>
      </w:ins>
      <w:r>
        <w:rPr>
          <w:rFonts w:ascii="Times New Roman" w:hAnsi="Times New Roman" w:cs="Times New Roman"/>
          <w:color w:val="000000"/>
          <w:lang w:eastAsia="zh"/>
        </w:rPr>
        <w:t>.</w:t>
      </w:r>
      <w:r>
        <w:rPr>
          <w:rFonts w:ascii="Times New Roman" w:hAnsi="Times New Roman" w:cs="Times New Roman"/>
          <w:lang w:eastAsia="zh"/>
        </w:rPr>
        <w:t xml:space="preserve"> Despite the robustness of the AI-clinical score, a genomics- and histopathology-based prognostic model adds valuable predictive power, emphasizing the complexity of oncobiology. Future algorithms incorporating more modalities will likely further improve the accuracy of these models.</w:t>
      </w:r>
    </w:p>
    <w:p ns2:paraId="51E512E8">
      <w:pPr>
        <w:rPr>
          <w:rFonts w:ascii="Times New Roman" w:hAnsi="Times New Roman" w:cs="Times New Roman"/>
          <w:lang w:eastAsia="zh"/>
        </w:rPr>
      </w:pPr>
    </w:p>
    <w:p ns2:paraId="47FDBE15">
      <w:pPr>
        <w:widowControl/>
        <w:rPr>
          <w:rFonts w:ascii="Times New Roman" w:hAnsi="Times New Roman" w:cs="Times New Roman"/>
          <w:lang w:eastAsia="zh"/>
        </w:rPr>
      </w:pPr>
      <w:r>
        <w:rPr>
          <w:rFonts w:ascii="Times New Roman" w:hAnsi="Times New Roman" w:cs="Times New Roman"/>
          <w:lang w:eastAsia="zh"/>
        </w:rPr>
        <w:t>Although the ASSURE phase III trial suggest that sunitinib does not significantly reduce the risk of recurrence or metastasis in patients with moderate to high-risk renal cancer after surgery compared to the observation group</w:t>
      </w:r>
      <w:r>
        <w:rPr>
          <w:rFonts w:ascii="Times New Roman" w:hAnsi="Times New Roman" w:cs="Times New Roman"/>
          <w:lang w:eastAsia="zh"/>
        </w:rPr>
        <w:fldChar w:fldCharType="begin">
          <w:fldData xml:space="preserve">PEVuZE5vdGU+PENpdGU+PEF1dGhvcj5IYWFzPC9BdXRob3I+PFllYXI+MjAxNjwvWWVhcj48UmVj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</w:fldData>
        </w:fldChar>
      </w:r>
      <w:r>
        <w:rPr>
          <w:rFonts w:ascii="Times New Roman" w:hAnsi="Times New Roman" w:cs="Times New Roman"/>
          <w:lang w:eastAsia="zh"/>
        </w:rPr>
        <w:instrText xml:space="preserve"> ADDIN EN.CITE </w:instrText>
      </w:r>
      <w:r>
        <w:rPr>
          <w:rFonts w:ascii="Times New Roman" w:hAnsi="Times New Roman" w:cs="Times New Roman"/>
          <w:lang w:eastAsia="zh"/>
        </w:rPr>
        <w:fldChar w:fldCharType="begin">
          <w:fldData xml:space="preserve">PEVuZE5vdGU+PENpdGU+PEF1dGhvcj5IYWFzPC9BdXRob3I+PFllYXI+MjAxNjwvWWVhcj48UmVj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</w:fldData>
        </w:fldChar>
      </w:r>
      <w:r>
        <w:rPr>
          <w:rFonts w:ascii="Times New Roman" w:hAnsi="Times New Roman" w:cs="Times New Roman"/>
          <w:lang w:eastAsia="zh"/>
        </w:rPr>
        <w:instrText xml:space="preserve"> ADDIN EN.CITE.DATA </w:instrText>
      </w:r>
      <w:r>
        <w:rPr>
          <w:rFonts w:ascii="Times New Roman" w:hAnsi="Times New Roman" w:cs="Times New Roman"/>
          <w:lang w:eastAsia="zh"/>
        </w:rPr>
        <w:fldChar w:fldCharType="end"/>
      </w:r>
      <w:r>
        <w:rPr>
          <w:rFonts w:ascii="Times New Roman" w:hAnsi="Times New Roman" w:cs="Times New Roman"/>
          <w:lang w:eastAsia="zh"/>
        </w:rPr>
        <w:fldChar w:fldCharType="separate"/>
      </w:r>
      <w:r>
        <w:rPr>
          <w:rFonts w:ascii="Times New Roman" w:hAnsi="Times New Roman" w:cs="Times New Roman"/>
          <w:vertAlign w:val="superscript"/>
          <w:lang w:eastAsia="zh"/>
        </w:rPr>
        <w:t>49</w:t>
      </w:r>
      <w:r>
        <w:rPr>
          <w:rFonts w:ascii="Times New Roman" w:hAnsi="Times New Roman" w:cs="Times New Roman"/>
          <w:lang w:eastAsia="zh"/>
        </w:rPr>
        <w:fldChar w:fldCharType="end"/>
      </w:r>
      <w:r>
        <w:rPr>
          <w:rFonts w:ascii="Times New Roman" w:hAnsi="Times New Roman" w:cs="Times New Roman"/>
          <w:lang w:eastAsia="zh"/>
        </w:rPr>
        <w:t xml:space="preserve">, the significance of our study lies in redefining the criteria for accurately guiding adjuvant therapy in renal cancer. By utilizing MRSS 2.0, we can identify high-risk renal cancer patients who experience a significant improvement in </w:t>
      </w:r>
      <w:r>
        <w:rPr>
          <w:rFonts w:hint="eastAsia" w:ascii="Times New Roman" w:hAnsi="Times New Roman" w:cs="Times New Roman"/>
          <w:lang w:eastAsia="zh"/>
        </w:rPr>
        <w:t>R</w:t>
      </w:r>
      <w:r>
        <w:rPr>
          <w:rFonts w:ascii="Times New Roman" w:hAnsi="Times New Roman" w:cs="Times New Roman"/>
          <w:lang w:eastAsia="zh"/>
        </w:rPr>
        <w:t>F</w:t>
      </w:r>
      <w:r>
        <w:rPr>
          <w:rFonts w:hint="eastAsia" w:ascii="Times New Roman" w:hAnsi="Times New Roman" w:cs="Times New Roman"/>
          <w:lang w:eastAsia="zh"/>
        </w:rPr>
        <w:t>I</w:t>
      </w:r>
      <w:r>
        <w:rPr>
          <w:rFonts w:ascii="Times New Roman" w:hAnsi="Times New Roman" w:cs="Times New Roman"/>
          <w:lang w:eastAsia="zh"/>
        </w:rPr>
        <w:t xml:space="preserve"> with sunitinib treatment. This finding may reshape the role of sunitinib in postoperative adjuvant therapy for renal cancer.</w:t>
      </w:r>
    </w:p>
    <w:p ns2:paraId="224D77C6">
      <w:pPr>
        <w:rPr>
          <w:rFonts w:ascii="Times New Roman" w:hAnsi="Times New Roman" w:cs="Times New Roman"/>
          <w:lang w:eastAsia="zh"/>
        </w:rPr>
      </w:pPr>
    </w:p>
    <w:p ns2:paraId="32C79F7B">
      <w:pPr>
        <w:rPr>
          <w:rFonts w:ascii="Times New Roman" w:hAnsi="Times New Roman" w:cs="Times New Roman"/>
          <w:lang w:eastAsia="zh"/>
        </w:rPr>
      </w:pPr>
      <w:r>
        <w:rPr>
          <w:rFonts w:ascii="Times New Roman" w:hAnsi="Times New Roman" w:cs="Times New Roman"/>
          <w:lang w:eastAsia="zh"/>
        </w:rPr>
        <w:t xml:space="preserve">AI-based models face criticism for their lack of transparency. Deep neural networks are often referred to as "black boxes," with difficulty in identifying the specific features influencing predictions. We addressed this by generating feature representations for each tile using the WSI-based model, calculating attention weights, and producing heatmaps. Through multiplex IHC, we observed significant differences in tumor tissue between responders and non-responders, with tumor tissue from sunitinib responders exhibiting intact vascular endothelial structures and </w:t>
      </w:r>
      <w:del w:id="1071" w:author="Gui, Chengpeng" w:date="2025-10-05T21:59:00Z">
        <w:r>
          <w:rPr>
            <w:rFonts w:ascii="Times New Roman" w:hAnsi="Times New Roman" w:cs="Times New Roman"/>
            <w:lang w:eastAsia="zh"/>
          </w:rPr>
          <w:delText>Axi+Tori</w:delText>
        </w:r>
      </w:del>
      <w:ins w:id="1072" w:author="Gui, Chengpeng" w:date="2025-10-05T22:23:00Z">
        <w:r>
          <w:rPr>
            <w:rFonts w:ascii="Times New Roman" w:hAnsi="Times New Roman" w:cs="Times New Roman"/>
            <w:lang w:eastAsia="zh"/>
          </w:rPr>
          <w:t>p</w:t>
        </w:r>
      </w:ins>
      <w:ins w:id="1073" w:author="Gui, Chengpeng" w:date="2025-10-05T21:59:00Z">
        <w:r>
          <w:rPr>
            <w:rFonts w:ascii="Times New Roman" w:hAnsi="Times New Roman" w:cs="Times New Roman"/>
            <w:lang w:eastAsia="zh"/>
          </w:rPr>
          <w:t>embrolizumab</w:t>
        </w:r>
      </w:ins>
      <w:r>
        <w:rPr>
          <w:rFonts w:ascii="Times New Roman" w:hAnsi="Times New Roman" w:cs="Times New Roman"/>
          <w:lang w:eastAsia="zh"/>
        </w:rPr>
        <w:t xml:space="preserve"> responders showing higher CD8+ T cell infiltration. This highlights the importance of tumor heterogeneity in personalized therapy selection, where the distribution of endothelial and immune cells influences the tumor's biological properties. Further single-cell transcriptomic analysis identified six intra-tumor expression programs, including Angiogenesis, Stress, Secreted, Cell Cycle, EMT, and Antigen Presentation. Notably, Sunitinib responders had higher “Angiogenesis”, while </w:t>
      </w:r>
      <w:del w:id="1074" w:author="Gui, Chengpeng" w:date="2025-10-05T21:59:00Z">
        <w:r>
          <w:rPr>
            <w:rFonts w:ascii="Times New Roman" w:hAnsi="Times New Roman" w:cs="Times New Roman"/>
            <w:lang w:eastAsia="zh"/>
          </w:rPr>
          <w:delText>Axi+Tori</w:delText>
        </w:r>
      </w:del>
      <w:ins w:id="1075" w:author="Gui, Chengpeng" w:date="2025-10-05T22:23:00Z">
        <w:r>
          <w:rPr>
            <w:rFonts w:ascii="Times New Roman" w:hAnsi="Times New Roman" w:cs="Times New Roman"/>
            <w:lang w:eastAsia="zh"/>
          </w:rPr>
          <w:t>p</w:t>
        </w:r>
      </w:ins>
      <w:ins w:id="1076" w:author="Gui, Chengpeng" w:date="2025-10-05T21:59:00Z">
        <w:r>
          <w:rPr>
            <w:rFonts w:ascii="Times New Roman" w:hAnsi="Times New Roman" w:cs="Times New Roman"/>
            <w:lang w:eastAsia="zh"/>
          </w:rPr>
          <w:t>embrolizumab</w:t>
        </w:r>
      </w:ins>
      <w:r>
        <w:rPr>
          <w:rFonts w:ascii="Times New Roman" w:hAnsi="Times New Roman" w:cs="Times New Roman"/>
          <w:lang w:eastAsia="zh"/>
        </w:rPr>
        <w:t xml:space="preserve"> responders showed increased “Antigen Presentation”. These findings provide insights into the biological mechanisms driving the MRSS 2</w:t>
      </w:r>
      <w:r>
        <w:rPr>
          <w:rFonts w:ascii="Times New Roman" w:hAnsi="Times New Roman" w:cs="Times New Roman"/>
        </w:rPr>
        <w:t>·</w:t>
      </w:r>
      <w:r>
        <w:rPr>
          <w:rFonts w:ascii="Times New Roman" w:hAnsi="Times New Roman" w:cs="Times New Roman"/>
          <w:lang w:eastAsia="zh"/>
        </w:rPr>
        <w:t>0 model, offering an explanation for its predictions. While the model is not fully explainable, this analysis enhances confidence in its use, supporting the adoption of AI-based prediction models in clinical settings.</w:t>
      </w:r>
    </w:p>
    <w:p ns2:paraId="65A39A08">
      <w:pPr>
        <w:rPr>
          <w:rFonts w:ascii="Times New Roman" w:hAnsi="Times New Roman" w:cs="Times New Roman"/>
          <w:highlight w:val="yellow"/>
          <w:lang w:eastAsia="zh"/>
        </w:rPr>
      </w:pPr>
    </w:p>
    <w:p ns2:paraId="6FFBF780">
      <w:pPr>
        <w:rPr>
          <w:rFonts w:ascii="Times New Roman" w:hAnsi="Times New Roman" w:cs="Times New Roman"/>
          <w:lang w:eastAsia="zh"/>
        </w:rPr>
      </w:pPr>
      <w:r>
        <w:rPr>
          <w:rFonts w:hint="eastAsia" w:ascii="Times New Roman" w:hAnsi="Times New Roman" w:cs="Times New Roman"/>
          <w:lang w:eastAsia="zh"/>
        </w:rPr>
        <w:t>Our study has several limitations. It is retrospective in nature, necessitating further validation through prospective studies and multicenter clinical trials. The SEER database lacks comprehensive data on necrosis and RFI, which limits our ability to fully verify whether the AI-clinical score outperforms the Leibovich and SSIGN scores in this cohort. Additionally, the treatment cohort consists exclusively of Asian patients, which may introduce potential bias in treatment response patterns. Furthermore, as the MRSS 2.0 model requires multimodal data, including pathological images, it has yet to undergo multi-center validation in international clinical study cohorts. Although patients in the treatment cohort with low MRSS 2.0 scores demonstrated significantly longer median RFI and PFI, no significant improvement in both median OS and CSS was observed. Future studies with extended follow-up periods are necessary to determine whether differences in OS and CSS emerge over time. Lastly, we aim to include a pembrolizumab adjuvant therapy cohort in future studies to enhance the generalizability and broader applicability of MRSS 2.0 in predicting adjuvant therapy responses in ccRCC.</w:t>
      </w:r>
    </w:p>
    <w:p ns2:paraId="103E1CB3">
      <w:pPr>
        <w:rPr>
          <w:rFonts w:ascii="Times New Roman" w:hAnsi="Times New Roman" w:cs="Times New Roman"/>
          <w:lang w:eastAsia="zh"/>
        </w:rPr>
      </w:pPr>
    </w:p>
    <w:p ns2:paraId="0005FEAC">
      <w:pPr>
        <w:rPr>
          <w:rFonts w:ascii="Times New Roman" w:hAnsi="Times New Roman" w:cs="Times New Roman"/>
          <w:lang w:eastAsia="zh"/>
        </w:rPr>
      </w:pPr>
      <w:r>
        <w:rPr>
          <w:rFonts w:ascii="Times New Roman" w:hAnsi="Times New Roman" w:cs="Times New Roman"/>
          <w:lang w:eastAsia="zh"/>
        </w:rPr>
        <w:t xml:space="preserve">In conclusion, the AI-clinical score is expected to replace the Leibovich and SSIGN scores to make more accurate prognostic predictions for </w:t>
      </w:r>
      <w:r>
        <w:rPr>
          <w:rFonts w:hint="eastAsia" w:ascii="Times New Roman" w:hAnsi="Times New Roman" w:cs="Times New Roman"/>
          <w:lang w:eastAsia="zh"/>
        </w:rPr>
        <w:t>R</w:t>
      </w:r>
      <w:r>
        <w:rPr>
          <w:rFonts w:ascii="Times New Roman" w:hAnsi="Times New Roman" w:cs="Times New Roman"/>
          <w:lang w:eastAsia="zh"/>
        </w:rPr>
        <w:t>F</w:t>
      </w:r>
      <w:r>
        <w:rPr>
          <w:rFonts w:hint="eastAsia" w:ascii="Times New Roman" w:hAnsi="Times New Roman" w:cs="Times New Roman"/>
          <w:lang w:eastAsia="zh"/>
        </w:rPr>
        <w:t>I</w:t>
      </w:r>
      <w:r>
        <w:rPr>
          <w:rFonts w:ascii="Times New Roman" w:hAnsi="Times New Roman" w:cs="Times New Roman"/>
          <w:lang w:eastAsia="zh"/>
        </w:rPr>
        <w:t>, CSS, and OS in renal cancer patients. The upgraded multimodal system, MRSS 2</w:t>
      </w:r>
      <w:r>
        <w:rPr>
          <w:rFonts w:ascii="Times New Roman" w:hAnsi="Times New Roman" w:cs="Times New Roman"/>
        </w:rPr>
        <w:t>·</w:t>
      </w:r>
      <w:r>
        <w:rPr>
          <w:rFonts w:ascii="Times New Roman" w:hAnsi="Times New Roman" w:cs="Times New Roman"/>
          <w:lang w:eastAsia="zh"/>
        </w:rPr>
        <w:t xml:space="preserve">0, enables rapid identification of patients likely to benefit from </w:t>
      </w:r>
      <w:r>
        <w:rPr>
          <w:rFonts w:hint="eastAsia" w:ascii="Times New Roman" w:hAnsi="Times New Roman" w:cs="Times New Roman"/>
          <w:lang w:eastAsia="zh"/>
        </w:rPr>
        <w:t>postoperative</w:t>
      </w:r>
      <w:r>
        <w:rPr>
          <w:rFonts w:ascii="Times New Roman" w:hAnsi="Times New Roman" w:cs="Times New Roman"/>
          <w:lang w:eastAsia="zh"/>
        </w:rPr>
        <w:t xml:space="preserve"> Sunitinib treatment, or </w:t>
      </w:r>
      <w:r>
        <w:rPr>
          <w:rFonts w:ascii="Times New Roman" w:hAnsi="Times New Roman" w:cs="Times New Roman"/>
          <w:color w:val="000000"/>
        </w:rPr>
        <w:t>TKI-ICB</w:t>
      </w:r>
      <w:r>
        <w:rPr>
          <w:rFonts w:ascii="Times New Roman" w:hAnsi="Times New Roman" w:cs="Times New Roman"/>
          <w:lang w:eastAsia="zh"/>
        </w:rPr>
        <w:t xml:space="preserve">. The combination of attention heatmaps provides insights into the molecular features of tumor areas with high predictive value. Additionally, malignant epithelial cell-based programs derived from single-cell sequencing of tumor tissue can provide insights into which </w:t>
      </w:r>
      <w:r>
        <w:rPr>
          <w:rFonts w:hint="eastAsia" w:ascii="Times New Roman" w:hAnsi="Times New Roman" w:cs="Times New Roman"/>
          <w:lang w:eastAsia="zh"/>
        </w:rPr>
        <w:t>postoperative</w:t>
      </w:r>
      <w:r>
        <w:rPr>
          <w:rFonts w:ascii="Times New Roman" w:hAnsi="Times New Roman" w:cs="Times New Roman"/>
          <w:lang w:eastAsia="zh"/>
        </w:rPr>
        <w:t xml:space="preserve"> therapy is suitable for each patient. This approach could be applied to other cancers or diseases and improve the understanding of the biological mechanisms that drive outcomes or responses to treatments.</w:t>
      </w:r>
    </w:p>
    <w:p ns2:paraId="78A37661">
      <w:pPr>
        <w:rPr>
          <w:rFonts w:ascii="Times New Roman" w:hAnsi="Times New Roman" w:cs="Times New Roman"/>
        </w:rPr>
      </w:pPr>
    </w:p>
    <w:p ns2:paraId="5692E778">
      <w:pPr>
        <w:rPr>
          <w:rFonts w:ascii="Times New Roman" w:hAnsi="Times New Roman" w:cs="Times New Roman"/>
          <w:b/>
          <w:bCs/>
        </w:rPr>
      </w:pPr>
      <w:r>
        <w:rPr>
          <w:rFonts w:ascii="Times New Roman" w:hAnsi="Times New Roman" w:cs="Times New Roman"/>
          <w:b/>
          <w:bCs/>
        </w:rPr>
        <w:t>Contributors</w:t>
      </w:r>
    </w:p>
    <w:p ns2:paraId="106216C6">
      <w:pPr>
        <w:rPr>
          <w:rFonts w:ascii="Times New Roman" w:hAnsi="Times New Roman" w:cs="Times New Roman"/>
        </w:rPr>
      </w:pPr>
      <w:r>
        <w:rPr>
          <w:rFonts w:ascii="Times New Roman" w:hAnsi="Times New Roman" w:cs="Times New Roman"/>
        </w:rPr>
        <w:t xml:space="preserve">J-HL </w:t>
      </w:r>
      <w:r>
        <w:rPr>
          <w:rFonts w:hint="eastAsia" w:ascii="Times New Roman" w:hAnsi="Times New Roman" w:cs="Times New Roman"/>
          <w:lang w:eastAsia="zh"/>
        </w:rPr>
        <w:t xml:space="preserve">and </w:t>
      </w:r>
      <w:r>
        <w:rPr>
          <w:rFonts w:ascii="Times New Roman" w:hAnsi="Times New Roman" w:cs="Times New Roman"/>
        </w:rPr>
        <w:t>C-PG</w:t>
      </w:r>
      <w:r>
        <w:rPr>
          <w:rFonts w:hint="eastAsia" w:ascii="Times New Roman" w:hAnsi="Times New Roman" w:cs="Times New Roman"/>
          <w:lang w:eastAsia="zh"/>
        </w:rPr>
        <w:t xml:space="preserve"> </w:t>
      </w:r>
      <w:r>
        <w:rPr>
          <w:rFonts w:ascii="Times New Roman" w:hAnsi="Times New Roman" w:cs="Times New Roman"/>
        </w:rPr>
        <w:t>designed the study. All authors obtained and assembled the data. C-PG, Y-HC, , and performed the machine learning. C-PG, J-Y L, Y-HC, , , , and J-HL analysed and interpreted the data. C-PG, , and verified the underlying raw data. C-PG, J-YL and J-HL wrote the report, and all authors edited the report and approved the final version. All authors had full access to all the data and had final responsibility for the decision to submit for publication. C-PG, J-YL and J-HL revised the manuscript. J-HL is the guarantor.</w:t>
      </w:r>
    </w:p>
    <w:p ns2:paraId="0297B1BA">
      <w:pPr>
        <w:rPr>
          <w:rFonts w:ascii="Times New Roman" w:hAnsi="Times New Roman" w:cs="Times New Roman"/>
        </w:rPr>
      </w:pPr>
    </w:p>
    <w:p ns2:paraId="1E106799">
      <w:pPr>
        <w:rPr>
          <w:rFonts w:ascii="Times New Roman" w:hAnsi="Times New Roman" w:cs="Times New Roman"/>
          <w:b/>
          <w:bCs/>
        </w:rPr>
      </w:pPr>
      <w:r>
        <w:rPr>
          <w:rFonts w:ascii="Times New Roman" w:hAnsi="Times New Roman" w:cs="Times New Roman"/>
          <w:b/>
          <w:bCs/>
        </w:rPr>
        <w:t>Declaration of interests</w:t>
      </w:r>
    </w:p>
    <w:p ns2:paraId="76631EDD">
      <w:pPr>
        <w:rPr>
          <w:rFonts w:ascii="Times New Roman" w:hAnsi="Times New Roman" w:cs="Times New Roman"/>
        </w:rPr>
      </w:pPr>
      <w:r>
        <w:rPr>
          <w:rFonts w:ascii="Times New Roman" w:hAnsi="Times New Roman" w:cs="Times New Roman"/>
        </w:rPr>
        <w:t>We declare no competing interests.</w:t>
      </w:r>
    </w:p>
    <w:p ns2:paraId="16AC83C9">
      <w:pPr>
        <w:rPr>
          <w:rFonts w:ascii="Times New Roman" w:hAnsi="Times New Roman" w:cs="Times New Roman"/>
        </w:rPr>
      </w:pPr>
    </w:p>
    <w:p ns2:paraId="53A3ECA9">
      <w:pPr>
        <w:rPr>
          <w:rFonts w:ascii="Times New Roman" w:hAnsi="Times New Roman" w:cs="Times New Roman"/>
          <w:b/>
          <w:bCs/>
        </w:rPr>
      </w:pPr>
      <w:r>
        <w:rPr>
          <w:rFonts w:ascii="Times New Roman" w:hAnsi="Times New Roman" w:cs="Times New Roman"/>
          <w:b/>
          <w:bCs/>
        </w:rPr>
        <w:t>Data sharing</w:t>
      </w:r>
    </w:p>
    <w:p ns2:paraId="488EE09A">
      <w:pPr>
        <w:rPr>
          <w:rFonts w:ascii="Times New Roman" w:hAnsi="Times New Roman" w:cs="Times New Roman"/>
        </w:rPr>
      </w:pPr>
      <w:r>
        <w:rPr>
          <w:rFonts w:ascii="Times New Roman" w:hAnsi="Times New Roman" w:cs="Times New Roman"/>
        </w:rPr>
        <w:t>Data will be made available to interested research partners upon reasonable request to corresponding author J-HL or the Institute of Precision Medicine, First Affiliated Hospital, Sun Yat-sen University, Guangzhou, 510080, China; the prerequisite for this is a data transfer agreement, approved by the legal departments of the requesting researcher and by all legal departments of the institutions that provided data for the study, and an ethics clearance. All images and patient data from the TCGA KIPAN and CPTAC cohort used in this study are publicly available at https://portal.gdc.cancer.gov/. We made use of the open-source machine learning frameworks TensorFlow (https://github.com/tensorflow/tensorflow) and MobileNetV3 (https://github.com/xiaolai-sqlai/mobilenetv3) to perform the work. The source code for the deep learning model is available online (https://github.com/guichengpeng1/AI-clinical-model-for-predicting-outcomes). Moreover, all experimental and implementation details are available in the appendix.</w:t>
      </w:r>
    </w:p>
    <w:p ns2:paraId="647DEFE9">
      <w:pPr>
        <w:rPr>
          <w:rFonts w:ascii="Times New Roman" w:hAnsi="Times New Roman" w:cs="Times New Roman"/>
        </w:rPr>
      </w:pPr>
    </w:p>
    <w:p ns2:paraId="2C4B4ADD">
      <w:pPr>
        <w:rPr>
          <w:rFonts w:ascii="Times New Roman" w:hAnsi="Times New Roman" w:cs="Times New Roman"/>
          <w:b/>
          <w:bCs/>
        </w:rPr>
      </w:pPr>
      <w:r>
        <w:rPr>
          <w:rFonts w:ascii="Times New Roman" w:hAnsi="Times New Roman" w:cs="Times New Roman"/>
          <w:b/>
          <w:bCs/>
        </w:rPr>
        <w:t>Acknowledgments</w:t>
      </w:r>
    </w:p>
    <w:p ns2:paraId="0939DF69">
      <w:pPr>
        <w:widowControl/>
        <w:rPr>
          <w:rFonts w:ascii="Times New Roman" w:hAnsi="Times New Roman" w:cs="Times New Roman"/>
        </w:rPr>
      </w:pPr>
      <w:r>
        <w:rPr>
          <w:rFonts w:ascii="Times New Roman" w:hAnsi="Times New Roman" w:cs="Times New Roman"/>
        </w:rPr>
        <w:t xml:space="preserve">This study was supported by grants from the Natural Science Foundation of China (award numbers: </w:t>
      </w:r>
      <w:r>
        <w:rPr>
          <w:rFonts w:ascii="Times New Roman" w:hAnsi="Times New Roman" w:cs="Times New Roman"/>
          <w:lang w:bidi="ar"/>
        </w:rPr>
        <w:t>82404070</w:t>
      </w:r>
      <w:r>
        <w:rPr>
          <w:rFonts w:hint="eastAsia" w:ascii="Times New Roman" w:hAnsi="Times New Roman" w:cs="Times New Roman"/>
          <w:lang w:eastAsia="zh" w:bidi="ar"/>
        </w:rPr>
        <w:t xml:space="preserve">, </w:t>
      </w:r>
      <w:r>
        <w:rPr>
          <w:rFonts w:ascii="Times New Roman" w:hAnsi="Times New Roman" w:cs="Times New Roman"/>
        </w:rPr>
        <w:t>81725016, 81872094, 81972376</w:t>
      </w:r>
      <w:r>
        <w:rPr>
          <w:rFonts w:ascii="Times New Roman" w:hAnsi="Times New Roman" w:cs="Times New Roman"/>
          <w:lang w:bidi="ar"/>
        </w:rPr>
        <w:t>), Natural Science Foundation of Guangdong Province (award numbers: 2023A1515110507), National Key Research and Development Program of China (award number: 2016YFC0902600), China Postdoctoral Science Funding (award number: 2022TQ0383, 2022M723609)</w:t>
      </w:r>
      <w:r>
        <w:rPr>
          <w:rFonts w:ascii="Times New Roman" w:hAnsi="Times New Roman" w:cs="Times New Roman"/>
        </w:rPr>
        <w:t>. We thank TCGA for providing data.</w:t>
      </w:r>
    </w:p>
    <w:p ns2:paraId="5F3B3DE4">
      <w:pPr>
        <w:rPr>
          <w:rFonts w:ascii="Times New Roman" w:hAnsi="Times New Roman" w:cs="Times New Roman"/>
        </w:rPr>
      </w:pPr>
    </w:p>
    <w:p ns2:paraId="7B075EB2">
      <w:pPr>
        <w:rPr>
          <w:rFonts w:ascii="Times New Roman" w:hAnsi="Times New Roman" w:cs="Times New Roman"/>
        </w:rPr>
      </w:pPr>
    </w:p>
    <w:p ns2:paraId="07821E12">
      <w:pPr>
        <w:rPr>
          <w:rFonts w:ascii="Times New Roman" w:hAnsi="Times New Roman" w:cs="Times New Roman"/>
        </w:rPr>
      </w:pPr>
    </w:p>
    <w:p ns2:paraId="1174D77B">
      <w:pPr>
        <w:rPr>
          <w:rFonts w:ascii="Times New Roman" w:hAnsi="Times New Roman" w:cs="Times New Roman"/>
        </w:rPr>
      </w:pPr>
    </w:p>
    <w:p ns2:paraId="74D7C036">
      <w:pPr>
        <w:rPr>
          <w:rFonts w:ascii="Times New Roman" w:hAnsi="Times New Roman" w:cs="Times New Roman"/>
        </w:rPr>
      </w:pPr>
    </w:p>
    <w:p ns2:paraId="56AAE463">
      <w:pPr>
        <w:rPr>
          <w:rFonts w:ascii="Times New Roman" w:hAnsi="Times New Roman" w:cs="Times New Roman"/>
        </w:rPr>
      </w:pPr>
    </w:p>
    <w:p ns2:paraId="3C2ED1BB">
      <w:pPr>
        <w:rPr>
          <w:rFonts w:ascii="Times New Roman" w:hAnsi="Times New Roman" w:cs="Times New Roman"/>
          <w:b/>
          <w:bCs/>
        </w:rPr>
      </w:pPr>
    </w:p>
    <w:p ns2:paraId="2A384B8F">
      <w:pPr>
        <w:rPr>
          <w:rFonts w:ascii="Times New Roman" w:hAnsi="Times New Roman" w:cs="Times New Roman"/>
          <w:b/>
          <w:bCs/>
        </w:rPr>
      </w:pPr>
    </w:p>
    <w:p ns2:paraId="006C4B58">
      <w:pPr>
        <w:rPr>
          <w:rFonts w:ascii="Times New Roman" w:hAnsi="Times New Roman" w:cs="Times New Roman"/>
          <w:b/>
          <w:bCs/>
        </w:rPr>
      </w:pPr>
      <w:r>
        <w:rPr>
          <w:rFonts w:ascii="Times New Roman" w:hAnsi="Times New Roman" w:cs="Times New Roman"/>
          <w:b/>
          <w:bCs/>
        </w:rPr>
        <w:t>References</w:t>
      </w:r>
    </w:p>
    <w:p ns2:paraId="457A01D2">
      <w:pPr>
        <w:pStyle w:val="14"/>
      </w:pPr>
      <w:r>
        <w:rPr>
          <w:rFonts w:ascii="Times New Roman" w:hAnsi="Times New Roman" w:cs="Times New Roman"/>
        </w:rPr>
        <w:fldChar w:fldCharType="begin"/>
      </w:r>
      <w:r>
        <w:rPr>
          <w:rFonts w:ascii="Times New Roman" w:hAnsi="Times New Roman" w:cs="Times New Roman"/>
        </w:rPr>
        <w:instrText xml:space="preserve"> ADDIN EN.REFLIST </w:instrText>
      </w:r>
      <w:r>
        <w:rPr>
          <w:rFonts w:ascii="Times New Roman" w:hAnsi="Times New Roman" w:cs="Times New Roman"/>
        </w:rPr>
        <w:fldChar w:fldCharType="separate"/>
      </w:r>
      <w:r>
        <w:t>1.</w:t>
      </w:r>
      <w:r>
        <w:tab/>
      </w:r>
      <w:r>
        <w:t xml:space="preserve">Siegel RL, Giaquinto AN, Jemal A. Cancer statistics, 2024. </w:t>
      </w:r>
      <w:r>
        <w:rPr>
          <w:i/>
        </w:rPr>
        <w:t>CA Cancer J Clin</w:t>
      </w:r>
      <w:r>
        <w:t xml:space="preserve"> 2024; </w:t>
      </w:r>
      <w:r>
        <w:rPr>
          <w:b/>
        </w:rPr>
        <w:t>74</w:t>
      </w:r>
      <w:r>
        <w:t>(1): 12-49.</w:t>
      </w:r>
    </w:p>
    <w:p ns2:paraId="6CB43899">
      <w:pPr>
        <w:pStyle w:val="14"/>
      </w:pPr>
      <w:r>
        <w:t>2.</w:t>
      </w:r>
      <w:r>
        <w:tab/>
      </w:r>
      <w:r>
        <w:t xml:space="preserve">Motzer RJ, Jonasch E, Agarwal N, et al. NCCN Guidelines® Insights: Kidney Cancer, Version 2.2024. </w:t>
      </w:r>
      <w:r>
        <w:rPr>
          <w:i/>
        </w:rPr>
        <w:t>J Natl Compr Canc Netw</w:t>
      </w:r>
      <w:r>
        <w:t xml:space="preserve"> 2024; </w:t>
      </w:r>
      <w:r>
        <w:rPr>
          <w:b/>
        </w:rPr>
        <w:t>22</w:t>
      </w:r>
      <w:r>
        <w:t>(1): 4-16.</w:t>
      </w:r>
    </w:p>
    <w:p ns2:paraId="6771210D">
      <w:pPr>
        <w:pStyle w:val="14"/>
      </w:pPr>
      <w:r>
        <w:t>3.</w:t>
      </w:r>
      <w:r>
        <w:tab/>
      </w:r>
      <w:r>
        <w:t xml:space="preserve">B. Ljungberg (Chair) ABC-E, L. Albiges, J. Bedke, U. Capitanio, Dabestani, M. Hora, T. Klatte, T. Kuusk, L. Lund, L. Marconi, G. Pignot, T. Powles, M. Tran, A. Volpe Patient Representative: S. Bonn, R.H. Giles. EAU Guidelines on Renal Cell Carcinoma. </w:t>
      </w:r>
      <w:r>
        <w:rPr>
          <w:i/>
        </w:rPr>
        <w:t>European Association of Urology 2024</w:t>
      </w:r>
      <w:r>
        <w:t xml:space="preserve"> 2024.</w:t>
      </w:r>
    </w:p>
    <w:p ns2:paraId="0019B28C">
      <w:pPr>
        <w:pStyle w:val="14"/>
      </w:pPr>
      <w:r>
        <w:t>4.</w:t>
      </w:r>
      <w:r>
        <w:tab/>
      </w:r>
      <w:r>
        <w:t xml:space="preserve">Stewart SB, Thompson RH, Psutka SP, et al. Evaluation of the National Comprehensive Cancer Network and American Urological Association renal cell carcinoma surveillance guidelines. </w:t>
      </w:r>
      <w:r>
        <w:rPr>
          <w:i/>
        </w:rPr>
        <w:t>J Clin Oncol</w:t>
      </w:r>
      <w:r>
        <w:t xml:space="preserve"> 2014; </w:t>
      </w:r>
      <w:r>
        <w:rPr>
          <w:b/>
        </w:rPr>
        <w:t>32</w:t>
      </w:r>
      <w:r>
        <w:t>(36): 4059-65.</w:t>
      </w:r>
    </w:p>
    <w:p ns2:paraId="1EB44588">
      <w:pPr>
        <w:pStyle w:val="14"/>
      </w:pPr>
      <w:r>
        <w:t>5.</w:t>
      </w:r>
      <w:r>
        <w:tab/>
      </w:r>
      <w:r>
        <w:t xml:space="preserve">Leibovich BC, Blute ML, Cheville JC, et al. Prediction of progression after radical nephrectomy for patients with clear cell renal cell carcinoma: a stratification tool for prospective clinical trials. </w:t>
      </w:r>
      <w:r>
        <w:rPr>
          <w:i/>
        </w:rPr>
        <w:t>Cancer</w:t>
      </w:r>
      <w:r>
        <w:t xml:space="preserve"> 2003; </w:t>
      </w:r>
      <w:r>
        <w:rPr>
          <w:b/>
        </w:rPr>
        <w:t>97</w:t>
      </w:r>
      <w:r>
        <w:t>(7): 1663-71.</w:t>
      </w:r>
    </w:p>
    <w:p ns2:paraId="017F1880">
      <w:pPr>
        <w:pStyle w:val="14"/>
      </w:pPr>
      <w:r>
        <w:t>6.</w:t>
      </w:r>
      <w:r>
        <w:tab/>
      </w:r>
      <w:r>
        <w:t xml:space="preserve">Oza B, Eisen T, Frangou E, et al. External Validation of the 2003 Leibovich Prognostic Score in Patients Randomly Assigned to SORCE, an International Phase III Trial of Adjuvant Sorafenib in Renal Cell Cancer. </w:t>
      </w:r>
      <w:r>
        <w:rPr>
          <w:i/>
        </w:rPr>
        <w:t>J Clin Oncol</w:t>
      </w:r>
      <w:r>
        <w:t xml:space="preserve"> 2022; </w:t>
      </w:r>
      <w:r>
        <w:rPr>
          <w:b/>
        </w:rPr>
        <w:t>40</w:t>
      </w:r>
      <w:r>
        <w:t>(16): 1772-82.</w:t>
      </w:r>
    </w:p>
    <w:p ns2:paraId="2A24EA79">
      <w:pPr>
        <w:pStyle w:val="14"/>
      </w:pPr>
      <w:r>
        <w:t>7.</w:t>
      </w:r>
      <w:r>
        <w:tab/>
      </w:r>
      <w:r>
        <w:t xml:space="preserve">Zigeuner R, Hutterer G, Chromecki T, et al. External validation of the Mayo Clinic stage, size, grade, and necrosis (SSIGN) score for clear-cell renal cell carcinoma in a single European centre applying routine pathology. </w:t>
      </w:r>
      <w:r>
        <w:rPr>
          <w:i/>
        </w:rPr>
        <w:t>Eur Urol</w:t>
      </w:r>
      <w:r>
        <w:t xml:space="preserve"> 2010; </w:t>
      </w:r>
      <w:r>
        <w:rPr>
          <w:b/>
        </w:rPr>
        <w:t>57</w:t>
      </w:r>
      <w:r>
        <w:t>(1): 102-9.</w:t>
      </w:r>
    </w:p>
    <w:p ns2:paraId="6C363CB4">
      <w:pPr>
        <w:pStyle w:val="14"/>
      </w:pPr>
      <w:r>
        <w:t>8.</w:t>
      </w:r>
      <w:r>
        <w:tab/>
      </w:r>
      <w:r>
        <w:t xml:space="preserve">Frank I, Blute ML, Cheville JC, Lohse CM, Weaver AL, Zincke H. An outcome prediction model for patients with clear cell renal cell carcinoma treated with radical nephrectomy based on tumor stage, size, grade and necrosis: the SSIGN score. </w:t>
      </w:r>
      <w:r>
        <w:rPr>
          <w:i/>
        </w:rPr>
        <w:t>J Urol</w:t>
      </w:r>
      <w:r>
        <w:t xml:space="preserve"> 2002; </w:t>
      </w:r>
      <w:r>
        <w:rPr>
          <w:b/>
        </w:rPr>
        <w:t>168</w:t>
      </w:r>
      <w:r>
        <w:t>(6): 2395-400.</w:t>
      </w:r>
    </w:p>
    <w:p ns2:paraId="232B652F">
      <w:pPr>
        <w:pStyle w:val="14"/>
      </w:pPr>
      <w:r>
        <w:t>9.</w:t>
      </w:r>
      <w:r>
        <w:tab/>
      </w:r>
      <w:r>
        <w:t xml:space="preserve">Correa AF, Jegede O, Haas NB, et al. Predicting Renal Cancer Recurrence: Defining Limitations of Existing Prognostic Models With Prospective Trial-Based Validation. </w:t>
      </w:r>
      <w:r>
        <w:rPr>
          <w:i/>
        </w:rPr>
        <w:t>J Clin Oncol</w:t>
      </w:r>
      <w:r>
        <w:t xml:space="preserve"> 2019; </w:t>
      </w:r>
      <w:r>
        <w:rPr>
          <w:b/>
        </w:rPr>
        <w:t>37</w:t>
      </w:r>
      <w:r>
        <w:t>(23): 2062-71.</w:t>
      </w:r>
    </w:p>
    <w:p ns2:paraId="6FBF0289">
      <w:pPr>
        <w:pStyle w:val="14"/>
      </w:pPr>
      <w:r>
        <w:t>10.</w:t>
      </w:r>
      <w:r>
        <w:tab/>
      </w:r>
      <w:r>
        <w:t xml:space="preserve">Zisman A, Pantuck AJ, Dorey F, et al. Mathematical model to predict individual survival for patients with renal cell carcinoma. </w:t>
      </w:r>
      <w:r>
        <w:rPr>
          <w:i/>
        </w:rPr>
        <w:t>J Clin Oncol</w:t>
      </w:r>
      <w:r>
        <w:t xml:space="preserve"> 2002; </w:t>
      </w:r>
      <w:r>
        <w:rPr>
          <w:b/>
        </w:rPr>
        <w:t>20</w:t>
      </w:r>
      <w:r>
        <w:t>(5): 1368-74.</w:t>
      </w:r>
    </w:p>
    <w:p ns2:paraId="7A110BF5">
      <w:pPr>
        <w:pStyle w:val="14"/>
      </w:pPr>
      <w:r>
        <w:t>11.</w:t>
      </w:r>
      <w:r>
        <w:tab/>
      </w:r>
      <w:r>
        <w:t xml:space="preserve">Buti S, Puligandla M, Bersanelli M, et al. Validation of a new prognostic model to easily predict outcome in renal cell carcinoma: the GRANT score applied to the ASSURE trial population. </w:t>
      </w:r>
      <w:r>
        <w:rPr>
          <w:i/>
        </w:rPr>
        <w:t>Ann Oncol</w:t>
      </w:r>
      <w:r>
        <w:t xml:space="preserve"> 2017; </w:t>
      </w:r>
      <w:r>
        <w:rPr>
          <w:b/>
        </w:rPr>
        <w:t>28</w:t>
      </w:r>
      <w:r>
        <w:t>(11): 2747-53.</w:t>
      </w:r>
    </w:p>
    <w:p ns2:paraId="7EDA607B">
      <w:pPr>
        <w:pStyle w:val="14"/>
      </w:pPr>
      <w:r>
        <w:t>12.</w:t>
      </w:r>
      <w:r>
        <w:tab/>
      </w:r>
      <w:r>
        <w:t xml:space="preserve">El Zarif T, Semaan K, Xie W, et al. First-line Systemic Therapy Following Adjuvant Immunotherapy in Renal Cell Carcinoma: An International Multicenter Study. </w:t>
      </w:r>
      <w:r>
        <w:rPr>
          <w:i/>
        </w:rPr>
        <w:t>Eur Urol</w:t>
      </w:r>
      <w:r>
        <w:t xml:space="preserve"> 2024.</w:t>
      </w:r>
    </w:p>
    <w:p ns2:paraId="1D5A2D29">
      <w:pPr>
        <w:pStyle w:val="14"/>
      </w:pPr>
      <w:r>
        <w:t>13.</w:t>
      </w:r>
      <w:r>
        <w:tab/>
      </w:r>
      <w:r>
        <w:t xml:space="preserve">Tannir NM, Albiges L, McDermott DF, et al. Nivolumab plus ipilimumab versus sunitinib for first-line treatment of advanced renal cell carcinoma: extended 8-year follow-up results of efficacy and safety from the phase III CheckMate 214 trial. </w:t>
      </w:r>
      <w:r>
        <w:rPr>
          <w:i/>
        </w:rPr>
        <w:t>Ann Oncol</w:t>
      </w:r>
      <w:r>
        <w:t xml:space="preserve"> 2024; </w:t>
      </w:r>
      <w:r>
        <w:rPr>
          <w:b/>
        </w:rPr>
        <w:t>35</w:t>
      </w:r>
      <w:r>
        <w:t>(11): 1026-38.</w:t>
      </w:r>
    </w:p>
    <w:p ns2:paraId="79295AEE">
      <w:pPr>
        <w:pStyle w:val="14"/>
      </w:pPr>
      <w:r>
        <w:t>14.</w:t>
      </w:r>
      <w:r>
        <w:tab/>
      </w:r>
      <w:r>
        <w:t xml:space="preserve">Ernst MS, Navani V, Wells JC, et al. Outcomes for International Metastatic Renal Cell Carcinoma Database Consortium Prognostic Groups in Contemporary First-line Combination Therapies for Metastatic Renal Cell Carcinoma. </w:t>
      </w:r>
      <w:r>
        <w:rPr>
          <w:i/>
        </w:rPr>
        <w:t>Eur Urol</w:t>
      </w:r>
      <w:r>
        <w:t xml:space="preserve"> 2023; </w:t>
      </w:r>
      <w:r>
        <w:rPr>
          <w:b/>
        </w:rPr>
        <w:t>84</w:t>
      </w:r>
      <w:r>
        <w:t>(1): 109-16.</w:t>
      </w:r>
    </w:p>
    <w:p ns2:paraId="011418E0">
      <w:pPr>
        <w:pStyle w:val="14"/>
      </w:pPr>
      <w:r>
        <w:t>15.</w:t>
      </w:r>
      <w:r>
        <w:tab/>
      </w:r>
      <w:r>
        <w:t xml:space="preserve">Motzer RJ, Hutson TE, Glen H, et al. Lenvatinib, everolimus, and the combination in patients with metastatic renal cell carcinoma: a randomised, phase 2, open-label, multicentre trial. </w:t>
      </w:r>
      <w:r>
        <w:rPr>
          <w:i/>
        </w:rPr>
        <w:t>Lancet Oncol</w:t>
      </w:r>
      <w:r>
        <w:t xml:space="preserve"> 2015; </w:t>
      </w:r>
      <w:r>
        <w:rPr>
          <w:b/>
        </w:rPr>
        <w:t>16</w:t>
      </w:r>
      <w:r>
        <w:t>(15): 1473-82.</w:t>
      </w:r>
    </w:p>
    <w:p ns2:paraId="0C8DA9F5">
      <w:pPr>
        <w:pStyle w:val="14"/>
      </w:pPr>
      <w:r>
        <w:t>16.</w:t>
      </w:r>
      <w:r>
        <w:tab/>
      </w:r>
      <w:r>
        <w:t xml:space="preserve">Gui CP, Chen YH, Zhao HW, et al. Multimodal recurrence scoring system for prediction of clear cell renal cell carcinoma outcome: a discovery and validation study. </w:t>
      </w:r>
      <w:r>
        <w:rPr>
          <w:i/>
        </w:rPr>
        <w:t>Lancet Digit Health</w:t>
      </w:r>
      <w:r>
        <w:t xml:space="preserve"> 2023; </w:t>
      </w:r>
      <w:r>
        <w:rPr>
          <w:b/>
        </w:rPr>
        <w:t>5</w:t>
      </w:r>
      <w:r>
        <w:t>(8): e515-e24.</w:t>
      </w:r>
    </w:p>
    <w:p ns2:paraId="45B51042">
      <w:pPr>
        <w:pStyle w:val="14"/>
      </w:pPr>
      <w:r>
        <w:t>17.</w:t>
      </w:r>
      <w:r>
        <w:tab/>
      </w:r>
      <w:r>
        <w:t xml:space="preserve">Sun M, Shariat SF, Cheng C, et al. Prognostic factors and predictive models in renal cell carcinoma: a contemporary review. </w:t>
      </w:r>
      <w:r>
        <w:rPr>
          <w:i/>
        </w:rPr>
        <w:t>Eur Urol</w:t>
      </w:r>
      <w:r>
        <w:t xml:space="preserve"> 2011; </w:t>
      </w:r>
      <w:r>
        <w:rPr>
          <w:b/>
        </w:rPr>
        <w:t>60</w:t>
      </w:r>
      <w:r>
        <w:t>(4): 644-61.</w:t>
      </w:r>
    </w:p>
    <w:p ns2:paraId="1D79DDFF">
      <w:pPr>
        <w:pStyle w:val="14"/>
      </w:pPr>
      <w:r>
        <w:t>18.</w:t>
      </w:r>
      <w:r>
        <w:tab/>
      </w:r>
      <w:r>
        <w:t xml:space="preserve">Wei JH, Feng ZH, Cao Y, et al. Predictive value of single-nucleotide polymorphism signature for recurrence in localised renal cell carcinoma: a retrospective analysis and multicentre validation study. </w:t>
      </w:r>
      <w:r>
        <w:rPr>
          <w:i/>
        </w:rPr>
        <w:t>Lancet Oncol</w:t>
      </w:r>
      <w:r>
        <w:t xml:space="preserve"> 2019; </w:t>
      </w:r>
      <w:r>
        <w:rPr>
          <w:b/>
        </w:rPr>
        <w:t>20</w:t>
      </w:r>
      <w:r>
        <w:t>(4): 591-600.</w:t>
      </w:r>
    </w:p>
    <w:p ns2:paraId="344589AD">
      <w:pPr>
        <w:pStyle w:val="14"/>
      </w:pPr>
      <w:r>
        <w:t>19.</w:t>
      </w:r>
      <w:r>
        <w:tab/>
      </w:r>
      <w:r>
        <w:t xml:space="preserve">Rini B, Goddard A, Knezevic D, et al. A 16-gene assay to predict recurrence after surgery in localised renal cell carcinoma: development and validation studies. </w:t>
      </w:r>
      <w:r>
        <w:rPr>
          <w:i/>
        </w:rPr>
        <w:t>Lancet Oncol</w:t>
      </w:r>
      <w:r>
        <w:t xml:space="preserve"> 2015; </w:t>
      </w:r>
      <w:r>
        <w:rPr>
          <w:b/>
        </w:rPr>
        <w:t>16</w:t>
      </w:r>
      <w:r>
        <w:t>(6): 676-85.</w:t>
      </w:r>
    </w:p>
    <w:p ns2:paraId="50A3D904">
      <w:pPr>
        <w:pStyle w:val="14"/>
      </w:pPr>
      <w:r>
        <w:t>20.</w:t>
      </w:r>
      <w:r>
        <w:tab/>
      </w:r>
      <w:r>
        <w:t xml:space="preserve">Tran KA, Kondrashova O, Bradley A, Williams ED, Pearson JV, Waddell N. Deep learning in cancer diagnosis, prognosis and treatment selection. </w:t>
      </w:r>
      <w:r>
        <w:rPr>
          <w:i/>
        </w:rPr>
        <w:t>Genome Med</w:t>
      </w:r>
      <w:r>
        <w:t xml:space="preserve"> 2021; </w:t>
      </w:r>
      <w:r>
        <w:rPr>
          <w:b/>
        </w:rPr>
        <w:t>13</w:t>
      </w:r>
      <w:r>
        <w:t>(1): 152.</w:t>
      </w:r>
    </w:p>
    <w:p ns2:paraId="77127A66">
      <w:pPr>
        <w:pStyle w:val="14"/>
      </w:pPr>
      <w:r>
        <w:t>21.</w:t>
      </w:r>
      <w:r>
        <w:tab/>
      </w:r>
      <w:r>
        <w:t xml:space="preserve">Lee C, Light A, Alaa A, Thurtle D, van der Schaar M, Gnanapragasam VJ. Application of a novel machine learning framework for predicting non-metastatic prostate cancer-specific mortality in men using the Surveillance, Epidemiology, and End Results (SEER) database. </w:t>
      </w:r>
      <w:r>
        <w:rPr>
          <w:i/>
        </w:rPr>
        <w:t>Lancet Digit Health</w:t>
      </w:r>
      <w:r>
        <w:t xml:space="preserve"> 2021; </w:t>
      </w:r>
      <w:r>
        <w:rPr>
          <w:b/>
        </w:rPr>
        <w:t>3</w:t>
      </w:r>
      <w:r>
        <w:t>(3): e158-e65.</w:t>
      </w:r>
    </w:p>
    <w:p ns2:paraId="30C9EAB7">
      <w:pPr>
        <w:pStyle w:val="14"/>
      </w:pPr>
      <w:r>
        <w:t>22.</w:t>
      </w:r>
      <w:r>
        <w:tab/>
      </w:r>
      <w:r>
        <w:t xml:space="preserve">Jiang W, Chen Z, Chen C, Wang L, Han T, Wen L. Machine learning algorithms being an auxiliary tool to predict the overall survival of patients with renal cell carcinoma using the SEER database. </w:t>
      </w:r>
      <w:r>
        <w:rPr>
          <w:i/>
        </w:rPr>
        <w:t>Transl Androl Urol</w:t>
      </w:r>
      <w:r>
        <w:t xml:space="preserve"> 2024; </w:t>
      </w:r>
      <w:r>
        <w:rPr>
          <w:b/>
        </w:rPr>
        <w:t>13</w:t>
      </w:r>
      <w:r>
        <w:t>(1): 53-63.</w:t>
      </w:r>
    </w:p>
    <w:p ns2:paraId="49E2E3FE">
      <w:pPr>
        <w:pStyle w:val="14"/>
      </w:pPr>
      <w:r>
        <w:t>23.</w:t>
      </w:r>
      <w:r>
        <w:tab/>
      </w:r>
      <w:r>
        <w:t xml:space="preserve">Khene ZE, Bigot P, Doumerc N, et al. Application of Machine Learning Models to Predict Recurrence After Surgical Resection of Nonmetastatic Renal Cell Carcinoma. </w:t>
      </w:r>
      <w:r>
        <w:rPr>
          <w:i/>
        </w:rPr>
        <w:t>Eur Urol Oncol</w:t>
      </w:r>
      <w:r>
        <w:t xml:space="preserve"> 2023; </w:t>
      </w:r>
      <w:r>
        <w:rPr>
          <w:b/>
        </w:rPr>
        <w:t>6</w:t>
      </w:r>
      <w:r>
        <w:t>(3): 323-30.</w:t>
      </w:r>
    </w:p>
    <w:p ns2:paraId="10A5505C">
      <w:pPr>
        <w:pStyle w:val="14"/>
      </w:pPr>
      <w:r>
        <w:t>24.</w:t>
      </w:r>
      <w:r>
        <w:tab/>
      </w:r>
      <w:r>
        <w:t xml:space="preserve">Kim H, Lee SJ, Park SJ, Choi IY, Hong SH. Machine Learning Approach to Predict the Probability of Recurrence of Renal Cell Carcinoma After Surgery: Prediction Model Development Study. </w:t>
      </w:r>
      <w:r>
        <w:rPr>
          <w:i/>
        </w:rPr>
        <w:t>JMIR Med Inform</w:t>
      </w:r>
      <w:r>
        <w:t xml:space="preserve"> 2021; </w:t>
      </w:r>
      <w:r>
        <w:rPr>
          <w:b/>
        </w:rPr>
        <w:t>9</w:t>
      </w:r>
      <w:r>
        <w:t>(3): e25635.</w:t>
      </w:r>
    </w:p>
    <w:p ns2:paraId="27CFD3ED">
      <w:pPr>
        <w:pStyle w:val="14"/>
      </w:pPr>
      <w:r>
        <w:t>25.</w:t>
      </w:r>
      <w:r>
        <w:tab/>
      </w:r>
      <w:r>
        <w:t xml:space="preserve">Schafer EJ, Jemal A, Wiese D, et al. Disparities and Trends in Genitourinary Cancer Incidence and Mortality in the USA. </w:t>
      </w:r>
      <w:r>
        <w:rPr>
          <w:i/>
        </w:rPr>
        <w:t>Eur Urol</w:t>
      </w:r>
      <w:r>
        <w:t xml:space="preserve"> 2023; </w:t>
      </w:r>
      <w:r>
        <w:rPr>
          <w:b/>
        </w:rPr>
        <w:t>84</w:t>
      </w:r>
      <w:r>
        <w:t>(1): 117-26.</w:t>
      </w:r>
    </w:p>
    <w:p ns2:paraId="451FF868">
      <w:pPr>
        <w:pStyle w:val="14"/>
      </w:pPr>
      <w:r>
        <w:t>26.</w:t>
      </w:r>
      <w:r>
        <w:tab/>
      </w:r>
      <w:r>
        <w:t xml:space="preserve">Ravaud A, Motzer RJ, Pandha HS, et al. Adjuvant Sunitinib in High-Risk Renal-Cell Carcinoma after Nephrectomy. </w:t>
      </w:r>
      <w:r>
        <w:rPr>
          <w:i/>
        </w:rPr>
        <w:t>N Engl J Med</w:t>
      </w:r>
      <w:r>
        <w:t xml:space="preserve"> 2016; </w:t>
      </w:r>
      <w:r>
        <w:rPr>
          <w:b/>
        </w:rPr>
        <w:t>375</w:t>
      </w:r>
      <w:r>
        <w:t>(23): 2246-54.</w:t>
      </w:r>
    </w:p>
    <w:p ns2:paraId="4D6A1EEE">
      <w:pPr>
        <w:pStyle w:val="14"/>
      </w:pPr>
      <w:r>
        <w:t>27.</w:t>
      </w:r>
      <w:r>
        <w:tab/>
      </w:r>
      <w:r>
        <w:t xml:space="preserve">Patard JJ, Kim HL, Lam JS, et al. Use of the University of California Los Angeles integrated staging system to predict survival in renal cell carcinoma: an international multicenter study. </w:t>
      </w:r>
      <w:r>
        <w:rPr>
          <w:i/>
        </w:rPr>
        <w:t>J Clin Oncol</w:t>
      </w:r>
      <w:r>
        <w:t xml:space="preserve"> 2004; </w:t>
      </w:r>
      <w:r>
        <w:rPr>
          <w:b/>
        </w:rPr>
        <w:t>22</w:t>
      </w:r>
      <w:r>
        <w:t>(16): 3316-22.</w:t>
      </w:r>
    </w:p>
    <w:p ns2:paraId="7CFC0773">
      <w:pPr>
        <w:pStyle w:val="14"/>
      </w:pPr>
      <w:r>
        <w:t>28.</w:t>
      </w:r>
      <w:r>
        <w:tab/>
      </w:r>
      <w:r>
        <w:t xml:space="preserve">Choueiri TK, Tomczak P, Park SH, et al. Adjuvant Pembrolizumab after Nephrectomy in Renal-Cell Carcinoma. </w:t>
      </w:r>
      <w:r>
        <w:rPr>
          <w:i/>
        </w:rPr>
        <w:t>N Engl J Med</w:t>
      </w:r>
      <w:r>
        <w:t xml:space="preserve"> 2021; </w:t>
      </w:r>
      <w:r>
        <w:rPr>
          <w:b/>
        </w:rPr>
        <w:t>385</w:t>
      </w:r>
      <w:r>
        <w:t>(8): 683-94.</w:t>
      </w:r>
    </w:p>
    <w:p ns2:paraId="5ECE336A">
      <w:pPr>
        <w:pStyle w:val="14"/>
      </w:pPr>
      <w:r>
        <w:t>29.</w:t>
      </w:r>
      <w:r>
        <w:tab/>
      </w:r>
      <w:r>
        <w:t xml:space="preserve">Liang J, Hu Z, Zhan C, Wang Q. Using Propensity Score Matching to Balance the Baseline Characteristics. </w:t>
      </w:r>
      <w:r>
        <w:rPr>
          <w:i/>
        </w:rPr>
        <w:t>J Thorac Oncol</w:t>
      </w:r>
      <w:r>
        <w:t xml:space="preserve"> 2021; </w:t>
      </w:r>
      <w:r>
        <w:rPr>
          <w:b/>
        </w:rPr>
        <w:t>16</w:t>
      </w:r>
      <w:r>
        <w:t>(6): e45-e6.</w:t>
      </w:r>
    </w:p>
    <w:p ns2:paraId="519F9271">
      <w:pPr>
        <w:pStyle w:val="14"/>
      </w:pPr>
      <w:r>
        <w:t>30.</w:t>
      </w:r>
      <w:r>
        <w:tab/>
      </w:r>
      <w:r>
        <w:t>Lee C, Zame WR, Alaa AM, Schaar Mvd. Temporal Quilting for Survival Analysis.  International Conference on Artificial Intelligence and Statistics; 2019; 2019.</w:t>
      </w:r>
    </w:p>
    <w:p ns2:paraId="364DE946">
      <w:pPr>
        <w:pStyle w:val="14"/>
      </w:pPr>
      <w:r>
        <w:t>31.</w:t>
      </w:r>
      <w:r>
        <w:tab/>
      </w:r>
      <w:r>
        <w:t xml:space="preserve">Ishwaran H, Kogalur UB, Blackstone EH, Lauer MS. Random survival forests. </w:t>
      </w:r>
      <w:r>
        <w:rPr>
          <w:i/>
        </w:rPr>
        <w:t>The Annals of Applied Statistics</w:t>
      </w:r>
      <w:r>
        <w:t xml:space="preserve"> 2008; </w:t>
      </w:r>
      <w:r>
        <w:rPr>
          <w:b/>
        </w:rPr>
        <w:t>2</w:t>
      </w:r>
      <w:r>
        <w:t>(3): 841-60, 20.</w:t>
      </w:r>
    </w:p>
    <w:p ns2:paraId="03E9583C">
      <w:pPr>
        <w:pStyle w:val="14"/>
      </w:pPr>
      <w:r>
        <w:t>32.</w:t>
      </w:r>
      <w:r>
        <w:tab/>
      </w:r>
      <w:r>
        <w:t xml:space="preserve">Hothorn T, Hornik K, Zeileis A. Unbiased Recursive Partitioning: A Conditional Inference Framework. </w:t>
      </w:r>
      <w:r>
        <w:rPr>
          <w:i/>
        </w:rPr>
        <w:t>Journal of Computational and Graphical Statistics</w:t>
      </w:r>
      <w:r>
        <w:t xml:space="preserve"> 2006; </w:t>
      </w:r>
      <w:r>
        <w:rPr>
          <w:b/>
        </w:rPr>
        <w:t>15</w:t>
      </w:r>
      <w:r>
        <w:t>: 651 - 74.</w:t>
      </w:r>
    </w:p>
    <w:p ns2:paraId="38C17EBB">
      <w:pPr>
        <w:pStyle w:val="14"/>
      </w:pPr>
      <w:r>
        <w:t>33.</w:t>
      </w:r>
      <w:r>
        <w:tab/>
      </w:r>
      <w:r>
        <w:t xml:space="preserve">Lee C, Yoon J, Schaar MV. Dynamic-DeepHit: A Deep Learning Approach for Dynamic Survival Analysis With Competing Risks Based on Longitudinal Data. </w:t>
      </w:r>
      <w:r>
        <w:rPr>
          <w:i/>
        </w:rPr>
        <w:t>IEEE Trans Biomed Eng</w:t>
      </w:r>
      <w:r>
        <w:t xml:space="preserve"> 2020; </w:t>
      </w:r>
      <w:r>
        <w:rPr>
          <w:b/>
        </w:rPr>
        <w:t>67</w:t>
      </w:r>
      <w:r>
        <w:t>(1): 122-33.</w:t>
      </w:r>
    </w:p>
    <w:p ns2:paraId="4F05C9BD">
      <w:pPr>
        <w:pStyle w:val="14"/>
      </w:pPr>
      <w:r>
        <w:t>34.</w:t>
      </w:r>
      <w:r>
        <w:tab/>
      </w:r>
      <w:r>
        <w:t xml:space="preserve">Janesick A, Shelansky R, Gottscho AD, et al. High resolution mapping of the tumor microenvironment using integrated single-cell, spatial and in situ analysis. </w:t>
      </w:r>
      <w:r>
        <w:rPr>
          <w:i/>
        </w:rPr>
        <w:t>Nat Commun</w:t>
      </w:r>
      <w:r>
        <w:t xml:space="preserve"> 2023; </w:t>
      </w:r>
      <w:r>
        <w:rPr>
          <w:b/>
        </w:rPr>
        <w:t>14</w:t>
      </w:r>
      <w:r>
        <w:t>(1): 8353.</w:t>
      </w:r>
    </w:p>
    <w:p ns2:paraId="6055AD19">
      <w:pPr>
        <w:pStyle w:val="14"/>
      </w:pPr>
      <w:r>
        <w:t>35.</w:t>
      </w:r>
      <w:r>
        <w:tab/>
      </w:r>
      <w:r>
        <w:t xml:space="preserve">Li R, Ferdinand JR, Loudon KW, et al. Mapping single-cell transcriptomes in the intra-tumoral and associated territories of kidney cancer. </w:t>
      </w:r>
      <w:r>
        <w:rPr>
          <w:i/>
        </w:rPr>
        <w:t>Cancer Cell</w:t>
      </w:r>
      <w:r>
        <w:t xml:space="preserve"> 2022; </w:t>
      </w:r>
      <w:r>
        <w:rPr>
          <w:b/>
        </w:rPr>
        <w:t>40</w:t>
      </w:r>
      <w:r>
        <w:t>(12): 1583-99 e10.</w:t>
      </w:r>
    </w:p>
    <w:p ns2:paraId="1FA0DBB6">
      <w:pPr>
        <w:pStyle w:val="14"/>
      </w:pPr>
      <w:r>
        <w:t>36.</w:t>
      </w:r>
      <w:r>
        <w:tab/>
      </w:r>
      <w:r>
        <w:t xml:space="preserve">Jiang J, Liu Y, Qin J, et al. METI: deep profiling of tumor ecosystems by integrating cell morphology and spatial transcriptomics. </w:t>
      </w:r>
      <w:r>
        <w:rPr>
          <w:i/>
        </w:rPr>
        <w:t>Nat Commun</w:t>
      </w:r>
      <w:r>
        <w:t xml:space="preserve"> 2024; </w:t>
      </w:r>
      <w:r>
        <w:rPr>
          <w:b/>
        </w:rPr>
        <w:t>15</w:t>
      </w:r>
      <w:r>
        <w:t>(1): 7312.</w:t>
      </w:r>
    </w:p>
    <w:p ns2:paraId="357741E9">
      <w:pPr>
        <w:pStyle w:val="14"/>
      </w:pPr>
      <w:r>
        <w:t>37.</w:t>
      </w:r>
      <w:r>
        <w:tab/>
      </w:r>
      <w:r>
        <w:t xml:space="preserve">Altman DG, McShane LM, Sauerbrei W, Taube SE. Reporting recommendations for tumor marker prognostic studies (REMARK): explanation and elaboration. </w:t>
      </w:r>
      <w:r>
        <w:rPr>
          <w:i/>
        </w:rPr>
        <w:t>BMC Med</w:t>
      </w:r>
      <w:r>
        <w:t xml:space="preserve"> 2012; </w:t>
      </w:r>
      <w:r>
        <w:rPr>
          <w:b/>
        </w:rPr>
        <w:t>10</w:t>
      </w:r>
      <w:r>
        <w:t>: 51.</w:t>
      </w:r>
    </w:p>
    <w:p ns2:paraId="3DFFA210">
      <w:pPr>
        <w:pStyle w:val="14"/>
      </w:pPr>
      <w:r>
        <w:t>38.</w:t>
      </w:r>
      <w:r>
        <w:tab/>
      </w:r>
      <w:r>
        <w:t xml:space="preserve">Collins GS, Reitsma JB, Altman DG, Moons KG. Transparent Reporting of a multivariable prediction model for Individual Prognosis or Diagnosis (TRIPOD): the TRIPOD statement. </w:t>
      </w:r>
      <w:r>
        <w:rPr>
          <w:i/>
        </w:rPr>
        <w:t>Ann Intern Med</w:t>
      </w:r>
      <w:r>
        <w:t xml:space="preserve"> 2015; </w:t>
      </w:r>
      <w:r>
        <w:rPr>
          <w:b/>
        </w:rPr>
        <w:t>162</w:t>
      </w:r>
      <w:r>
        <w:t>(1): 55-63.</w:t>
      </w:r>
    </w:p>
    <w:p ns2:paraId="793D2EA1">
      <w:pPr>
        <w:pStyle w:val="14"/>
      </w:pPr>
      <w:r>
        <w:t>39.</w:t>
      </w:r>
      <w:r>
        <w:tab/>
      </w:r>
      <w:r>
        <w:t xml:space="preserve">Heidari S, Babor TF, De Castro P, Tort S, Curno M. Sex and Gender Equity in Research: rationale for the SAGER guidelines and recommended use. </w:t>
      </w:r>
      <w:r>
        <w:rPr>
          <w:i/>
        </w:rPr>
        <w:t>Res Integr Peer Rev</w:t>
      </w:r>
      <w:r>
        <w:t xml:space="preserve"> 2016; </w:t>
      </w:r>
      <w:r>
        <w:rPr>
          <w:b/>
        </w:rPr>
        <w:t>1</w:t>
      </w:r>
      <w:r>
        <w:t>: 2.</w:t>
      </w:r>
    </w:p>
    <w:p ns2:paraId="451EE738">
      <w:pPr>
        <w:pStyle w:val="14"/>
      </w:pPr>
      <w:r>
        <w:t>40.</w:t>
      </w:r>
      <w:r>
        <w:tab/>
      </w:r>
      <w:r>
        <w:t xml:space="preserve">Liang W, Zhang L, Jiang G, et al. Development and validation of a nomogram for predicting survival in patients with resected non-small-cell lung cancer. </w:t>
      </w:r>
      <w:r>
        <w:rPr>
          <w:i/>
        </w:rPr>
        <w:t>J Clin Oncol</w:t>
      </w:r>
      <w:r>
        <w:t xml:space="preserve"> 2015; </w:t>
      </w:r>
      <w:r>
        <w:rPr>
          <w:b/>
        </w:rPr>
        <w:t>33</w:t>
      </w:r>
      <w:r>
        <w:t>(8): 861-9.</w:t>
      </w:r>
    </w:p>
    <w:p ns2:paraId="71CDE73E">
      <w:pPr>
        <w:pStyle w:val="14"/>
      </w:pPr>
      <w:r>
        <w:t>41.</w:t>
      </w:r>
      <w:r>
        <w:tab/>
      </w:r>
      <w:r>
        <w:t xml:space="preserve">Heagerty PJ, Lumley T, Pepe MS. Time-dependent ROC curves for censored survival data and a diagnostic marker. </w:t>
      </w:r>
      <w:r>
        <w:rPr>
          <w:i/>
        </w:rPr>
        <w:t>Biometrics</w:t>
      </w:r>
      <w:r>
        <w:t xml:space="preserve"> 2000; </w:t>
      </w:r>
      <w:r>
        <w:rPr>
          <w:b/>
        </w:rPr>
        <w:t>56</w:t>
      </w:r>
      <w:r>
        <w:t>(2): 337-44.</w:t>
      </w:r>
    </w:p>
    <w:p ns2:paraId="775E8832">
      <w:pPr>
        <w:pStyle w:val="14"/>
      </w:pPr>
      <w:r>
        <w:t>42.</w:t>
      </w:r>
      <w:r>
        <w:tab/>
      </w:r>
      <w:r>
        <w:t xml:space="preserve">Zhao L, Niu P, Wang W, et al. Application of Survival Quilts for prognosis prediction of gastrectomy patients based on the Surveillance, Epidemiology, and End Results database and China National Cancer Center Gastric Cancer database. </w:t>
      </w:r>
      <w:r>
        <w:rPr>
          <w:i/>
        </w:rPr>
        <w:t>J Natl Cancer Cent</w:t>
      </w:r>
      <w:r>
        <w:t xml:space="preserve"> 2024; </w:t>
      </w:r>
      <w:r>
        <w:rPr>
          <w:b/>
        </w:rPr>
        <w:t>4</w:t>
      </w:r>
      <w:r>
        <w:t>(2): 142-52.</w:t>
      </w:r>
    </w:p>
    <w:p ns2:paraId="067CE383">
      <w:pPr>
        <w:pStyle w:val="14"/>
      </w:pPr>
      <w:r>
        <w:t>43.</w:t>
      </w:r>
      <w:r>
        <w:tab/>
      </w:r>
      <w:r>
        <w:t xml:space="preserve">Ficarra V, Novara G, Galfano A, et al. The 'Stage, Size, Grade and Necrosis' score is more accurate than the University of California Los Angeles Integrated Staging System for predicting cancer-specific survival in patients with clear cell renal cell carcinoma. </w:t>
      </w:r>
      <w:r>
        <w:rPr>
          <w:i/>
        </w:rPr>
        <w:t>BJU Int</w:t>
      </w:r>
      <w:r>
        <w:t xml:space="preserve"> 2009; </w:t>
      </w:r>
      <w:r>
        <w:rPr>
          <w:b/>
        </w:rPr>
        <w:t>103</w:t>
      </w:r>
      <w:r>
        <w:t>(2): 165-70.</w:t>
      </w:r>
    </w:p>
    <w:p ns2:paraId="22B97630">
      <w:pPr>
        <w:pStyle w:val="14"/>
      </w:pPr>
      <w:r>
        <w:t>44.</w:t>
      </w:r>
      <w:r>
        <w:tab/>
      </w:r>
      <w:r>
        <w:t xml:space="preserve">Buti S, Karakiewicz PI, Bersanelli M, et al. Validation of the GRade, Age, Nodes and Tumor (GRANT) score within the Surveillance Epidemiology and End Results (SEER) database: A new tool to predict survival in surgically treated renal cell carcinoma patients. </w:t>
      </w:r>
      <w:r>
        <w:rPr>
          <w:i/>
        </w:rPr>
        <w:t>Sci Rep</w:t>
      </w:r>
      <w:r>
        <w:t xml:space="preserve"> 2019; </w:t>
      </w:r>
      <w:r>
        <w:rPr>
          <w:b/>
        </w:rPr>
        <w:t>9</w:t>
      </w:r>
      <w:r>
        <w:t>(1): 13218.</w:t>
      </w:r>
    </w:p>
    <w:p ns2:paraId="35DFE566">
      <w:pPr>
        <w:pStyle w:val="14"/>
      </w:pPr>
      <w:r>
        <w:t>45.</w:t>
      </w:r>
      <w:r>
        <w:tab/>
      </w:r>
      <w:r>
        <w:t xml:space="preserve">Bai J, Lu Q, Wen Y, et al. Development and validation of a nomogram for predicting the impact of tumor size on cancer-specific survival of locally advanced renal cell carcinoma: a SEER-based study. </w:t>
      </w:r>
      <w:r>
        <w:rPr>
          <w:i/>
        </w:rPr>
        <w:t>Aging (Albany NY)</w:t>
      </w:r>
      <w:r>
        <w:t xml:space="preserve"> 2024; </w:t>
      </w:r>
      <w:r>
        <w:rPr>
          <w:b/>
        </w:rPr>
        <w:t>16</w:t>
      </w:r>
      <w:r>
        <w:t>(4): 3823-36.</w:t>
      </w:r>
    </w:p>
    <w:p ns2:paraId="0A501F9D">
      <w:pPr>
        <w:pStyle w:val="14"/>
      </w:pPr>
      <w:r>
        <w:t>46.</w:t>
      </w:r>
      <w:r>
        <w:tab/>
      </w:r>
      <w:r>
        <w:t xml:space="preserve">Huang G, Liao J, Cai S, et al. Development and validation of a prognostic nomogram for predicting cancer-specific survival in patients with metastatic clear cell renal carcinoma: A study based on SEER database. </w:t>
      </w:r>
      <w:r>
        <w:rPr>
          <w:i/>
        </w:rPr>
        <w:t>Front Oncol</w:t>
      </w:r>
      <w:r>
        <w:t xml:space="preserve"> 2022; </w:t>
      </w:r>
      <w:r>
        <w:rPr>
          <w:b/>
        </w:rPr>
        <w:t>12</w:t>
      </w:r>
      <w:r>
        <w:t>: 949058.</w:t>
      </w:r>
    </w:p>
    <w:p ns2:paraId="5AA9A95D">
      <w:pPr>
        <w:pStyle w:val="14"/>
      </w:pPr>
      <w:r>
        <w:t>47.</w:t>
      </w:r>
      <w:r>
        <w:tab/>
      </w:r>
      <w:r>
        <w:t xml:space="preserve">Zheng J, Li S, Zhao Y, et al. Nomograms for predicting overall and cancer-specific survival of patients with chromophobe renal cell carcinoma after nephrectomy: a retrospective SEER-based study. </w:t>
      </w:r>
      <w:r>
        <w:rPr>
          <w:i/>
        </w:rPr>
        <w:t>BMJ Open</w:t>
      </w:r>
      <w:r>
        <w:t xml:space="preserve"> 2022; </w:t>
      </w:r>
      <w:r>
        <w:rPr>
          <w:b/>
        </w:rPr>
        <w:t>12</w:t>
      </w:r>
      <w:r>
        <w:t>(9): e062129.</w:t>
      </w:r>
    </w:p>
    <w:p ns2:paraId="776B2DE1">
      <w:pPr>
        <w:pStyle w:val="14"/>
      </w:pPr>
      <w:r>
        <w:t>48.</w:t>
      </w:r>
      <w:r>
        <w:tab/>
      </w:r>
      <w:r>
        <w:t xml:space="preserve">Chen S, Guo T, Zhang E, et al. Machine learning-based prognosis signature for survival prediction of patients with clear cell renal cell carcinoma. </w:t>
      </w:r>
      <w:r>
        <w:rPr>
          <w:i/>
        </w:rPr>
        <w:t>Heliyon</w:t>
      </w:r>
      <w:r>
        <w:t xml:space="preserve"> 2022; </w:t>
      </w:r>
      <w:r>
        <w:rPr>
          <w:b/>
        </w:rPr>
        <w:t>8</w:t>
      </w:r>
      <w:r>
        <w:t>(9): e10578.</w:t>
      </w:r>
    </w:p>
    <w:p ns2:paraId="6E442E04">
      <w:pPr>
        <w:pStyle w:val="14"/>
      </w:pPr>
      <w:r>
        <w:t>49.</w:t>
      </w:r>
      <w:r>
        <w:tab/>
      </w:r>
      <w:r>
        <w:t xml:space="preserve">Haas NB, Manola J, Uzzo RG, et al. Adjuvant sunitinib or sorafenib for high-risk, non-metastatic renal-cell carcinoma (ECOG-ACRIN E2805): a double-blind, placebo-controlled, randomised, phase 3 trial. </w:t>
      </w:r>
      <w:r>
        <w:rPr>
          <w:i/>
        </w:rPr>
        <w:t>Lancet</w:t>
      </w:r>
      <w:r>
        <w:t xml:space="preserve"> 2016; </w:t>
      </w:r>
      <w:r>
        <w:rPr>
          <w:b/>
        </w:rPr>
        <w:t>387</w:t>
      </w:r>
      <w:r>
        <w:t>(10032): 2008-16.</w:t>
      </w:r>
    </w:p>
    <w:p ns2:paraId="40A6BEEC">
      <w:pPr>
        <w:rPr>
          <w:rFonts w:ascii="Times New Roman" w:hAnsi="Times New Roman" w:cs="Times New Roman"/>
        </w:rPr>
      </w:pPr>
      <w:r>
        <w:rPr>
          <w:rFonts w:ascii="Times New Roman" w:hAnsi="Times New Roman" w:cs="Times New Roman"/>
        </w:rPr>
        <w:fldChar w:fldCharType="end"/>
      </w:r>
    </w:p>
    <w:p ns2:paraId="77D468FD">
      <w:pPr>
        <w:rPr>
          <w:rFonts w:ascii="Times New Roman" w:hAnsi="Times New Roman" w:cs="Times New Roman"/>
        </w:rPr>
      </w:pPr>
    </w:p>
    <w:p ns2:paraId="721717E7">
      <w:pPr>
        <w:rPr>
          <w:rFonts w:ascii="Times New Roman" w:hAnsi="Times New Roman" w:cs="Times New Roman"/>
        </w:rPr>
      </w:pPr>
    </w:p>
    <w:p ns2:paraId="3B2427E7">
      <w:pPr>
        <w:rPr>
          <w:rFonts w:ascii="Times New Roman" w:hAnsi="Times New Roman" w:cs="Times New Roman"/>
        </w:rPr>
      </w:pPr>
    </w:p>
    <w:p ns2:paraId="4470227D">
      <w:pPr>
        <w:rPr>
          <w:rFonts w:ascii="Times New Roman" w:hAnsi="Times New Roman" w:cs="Times New Roman"/>
        </w:rPr>
      </w:pPr>
    </w:p>
    <w:p ns2:paraId="60E2B505">
      <w:pPr>
        <w:rPr>
          <w:rFonts w:ascii="Times New Roman" w:hAnsi="Times New Roman" w:cs="Times New Roman"/>
        </w:rPr>
      </w:pPr>
    </w:p>
    <w:p ns2:paraId="1C4F8A5B">
      <w:pPr>
        <w:rPr>
          <w:rFonts w:ascii="Times New Roman" w:hAnsi="Times New Roman" w:cs="Times New Roman"/>
        </w:rPr>
      </w:pPr>
    </w:p>
    <w:p ns2:paraId="3AFB5805">
      <w:pPr>
        <w:rPr>
          <w:rFonts w:ascii="Times New Roman" w:hAnsi="Times New Roman" w:cs="Times New Roman"/>
        </w:rPr>
      </w:pPr>
    </w:p>
    <w:p ns2:paraId="683B5690">
      <w:pPr>
        <w:rPr>
          <w:rFonts w:ascii="Times New Roman" w:hAnsi="Times New Roman" w:cs="Times New Roman"/>
        </w:rPr>
      </w:pPr>
    </w:p>
    <w:p ns2:paraId="1214F41B">
      <w:pPr>
        <w:rPr>
          <w:rFonts w:ascii="Times New Roman" w:hAnsi="Times New Roman" w:cs="Times New Roman"/>
        </w:rPr>
      </w:pPr>
    </w:p>
    <w:p ns2:paraId="03D0CB5E">
      <w:pPr>
        <w:rPr>
          <w:rFonts w:ascii="Times New Roman" w:hAnsi="Times New Roman" w:cs="Times New Roman"/>
        </w:rPr>
      </w:pPr>
    </w:p>
    <w:p ns2:paraId="5F06F287">
      <w:pPr>
        <w:rPr>
          <w:rFonts w:ascii="Times New Roman" w:hAnsi="Times New Roman" w:cs="Times New Roman"/>
          <w:lang w:eastAsia="zh"/>
        </w:rPr>
      </w:pPr>
    </w:p>
    <w:p ns2:paraId="769E427A">
      <w:pPr>
        <w:rPr>
          <w:rFonts w:ascii="Times New Roman" w:hAnsi="Times New Roman" w:cs="Times New Roman"/>
          <w:lang w:eastAsia="zh"/>
        </w:rPr>
      </w:pPr>
    </w:p>
    <w:p ns2:paraId="7E173BE8">
      <w:pPr>
        <w:rPr>
          <w:rFonts w:ascii="Times New Roman" w:hAnsi="Times New Roman" w:cs="Times New Roman"/>
          <w:lang w:eastAsia="zh"/>
        </w:rPr>
      </w:pPr>
    </w:p>
    <w:p ns2:paraId="694E0D8D">
      <w:pPr>
        <w:rPr>
          <w:rFonts w:ascii="Times New Roman" w:hAnsi="Times New Roman" w:cs="Times New Roman"/>
          <w:lang w:eastAsia="zh"/>
        </w:rPr>
      </w:pPr>
    </w:p>
    <w:p ns2:paraId="4B7D799F">
      <w:pPr>
        <w:rPr>
          <w:rFonts w:ascii="Times New Roman" w:hAnsi="Times New Roman" w:cs="Times New Roman"/>
          <w:lang w:eastAsia="zh"/>
        </w:rPr>
      </w:pPr>
    </w:p>
    <w:p ns2:paraId="1F18CD1B">
      <w:pPr>
        <w:rPr>
          <w:rFonts w:ascii="Times New Roman" w:hAnsi="Times New Roman" w:cs="Times New Roman"/>
          <w:lang w:eastAsia="zh"/>
        </w:rPr>
      </w:pPr>
    </w:p>
    <w:p ns2:paraId="4E26104E">
      <w:pPr>
        <w:rPr>
          <w:rFonts w:ascii="Times New Roman" w:hAnsi="Times New Roman" w:cs="Times New Roman"/>
          <w:lang w:eastAsia="zh"/>
        </w:rPr>
      </w:pPr>
    </w:p>
    <w:p ns2:paraId="5F8817DB">
      <w:pPr>
        <w:rPr>
          <w:rFonts w:ascii="Times New Roman" w:hAnsi="Times New Roman" w:cs="Times New Roman"/>
          <w:b/>
          <w:bCs/>
          <w:lang w:eastAsia="zh"/>
        </w:rPr>
      </w:pPr>
      <w:r>
        <w:rPr>
          <w:rFonts w:hint="eastAsia" w:ascii="Times New Roman" w:hAnsi="Times New Roman" w:cs="Times New Roman"/>
          <w:b/>
          <w:bCs/>
          <w:lang w:eastAsia="zh"/>
        </w:rPr>
        <w:t>Figure legends:</w:t>
      </w:r>
    </w:p>
    <w:p ns2:paraId="0377DDA9">
      <w:pPr>
        <w:pStyle w:val="5"/>
        <w:spacing w:beforeAutospacing="0" w:afterAutospacing="0"/>
        <w:jc w:val="both"/>
        <w:rPr>
          <w:rFonts w:ascii="Times New Roman" w:hAnsi="Times New Roman"/>
          <w:sz w:val="21"/>
          <w:szCs w:val="21"/>
          <w:lang w:eastAsia="zh"/>
        </w:rPr>
      </w:pPr>
      <w:r>
        <w:t>Figure 1: Study design, model performance, and clinical stratification for RCC prognosis.(A) We first developed, trained, and validated our AI-clinical score using a manuscript-aligned Survival Quilts ensemble composed of nine survival base learners, and compared it with the conventional SSIGN and Leibovich scores. We then upgraded the multimodal recurrence scoring system to version 2.0 (MRSS 2.0) by replacing the Leibovich score with the AI-clinical score. MRSS 2.0 can predict the TKI and TKI-ICB treatment response in clear cell renal cell carcinoma (ccRCC).(B) C-index for CSS, RFI, and OS in the SEER database, SYSU multi-center cohorts, and TCGA &amp; CPTAC cohorts.(C) Hazard ratio (HR) of CSS for 116,639 patients from the SEER database, stratified by clinical parameters using univariable Cox regression analysis and forest plot.ccRCC = clear cell renal cell carcinoma; SNP = single-nucleotide polymorphism; TCGA = The Cancer Genome Atlas; WSI = whole-slide image.</w:t>
      </w:r>
    </w:p>
    <w:p ns2:paraId="1F336CB3">
      <w:pPr>
        <w:pStyle w:val="5"/>
        <w:spacing w:beforeAutospacing="0" w:afterAutospacing="0"/>
        <w:jc w:val="both"/>
        <w:rPr>
          <w:rFonts w:ascii="Times New Roman" w:hAnsi="Times New Roman"/>
          <w:b/>
          <w:bCs/>
          <w:sz w:val="21"/>
          <w:szCs w:val="21"/>
          <w:lang w:eastAsia="zh"/>
        </w:rPr>
      </w:pPr>
    </w:p>
    <w:p ns2:paraId="287F5C03">
      <w:pPr>
        <w:pStyle w:val="5"/>
        <w:spacing w:beforeAutospacing="0" w:afterAutospacing="0"/>
        <w:jc w:val="both"/>
        <w:rPr>
          <w:rFonts w:ascii="Times New Roman" w:hAnsi="Times New Roman"/>
          <w:sz w:val="21"/>
          <w:szCs w:val="21"/>
          <w:lang w:eastAsia="zh"/>
        </w:rPr>
      </w:pPr>
      <w:r>
        <w:t>Figure 2: Comparative performance and calibration of the AI-clinical score derived from the manuscript-aligned Survival Quilts ensemble versus traditional prognostic models in RCC cohorts.(A) Comparative c-index for patients' RFI, CSS, and OS in SYSU multi-center cohort.(B) Comparative c-index for patients' RFI, CSS, and OS in TCGA KIPAN cohort.(C-D) Calibration plots of observed versus predicted risk. Progression-free survival at 5 years, assessed in patients with kidney cancer. The AI-clinical score was compared with the two classical prognostic models: Leibovich score and SSIGN model.SSIGN = The stage, size, grade, and necrosis.</w:t>
      </w:r>
    </w:p>
    <w:p ns2:paraId="4D7D7FEB">
      <w:pPr>
        <w:pStyle w:val="5"/>
        <w:spacing w:beforeAutospacing="0" w:afterAutospacing="0"/>
        <w:jc w:val="both"/>
        <w:rPr>
          <w:rFonts w:ascii="Times New Roman" w:hAnsi="Times New Roman"/>
          <w:b/>
          <w:bCs/>
          <w:sz w:val="21"/>
          <w:szCs w:val="21"/>
          <w:lang w:eastAsia="zh"/>
        </w:rPr>
      </w:pPr>
    </w:p>
    <w:p ns2:paraId="38F99ABC">
      <w:pPr>
        <w:pStyle w:val="5"/>
        <w:spacing w:beforeAutospacing="0" w:afterAutospacing="0"/>
        <w:jc w:val="both"/>
        <w:rPr>
          <w:rFonts w:ascii="Times New Roman" w:hAnsi="Times New Roman"/>
          <w:sz w:val="21"/>
          <w:szCs w:val="21"/>
          <w:lang w:eastAsia="zh"/>
        </w:rPr>
      </w:pPr>
      <w:r>
        <w:rPr>
          <w:rFonts w:ascii="Times New Roman" w:hAnsi="Times New Roman"/>
          <w:b/>
          <w:bCs/>
          <w:sz w:val="21"/>
          <w:szCs w:val="21"/>
          <w:lang w:eastAsia="zh"/>
        </w:rPr>
        <w:t>Figure 3: Construction of the MRSS 2.0 based on the WSI-based score, six-SNP-based score, and AI-clinical score.</w:t>
      </w:r>
      <w:r>
        <w:rPr>
          <w:rFonts w:ascii="Times New Roman" w:hAnsi="Times New Roman"/>
          <w:sz w:val="21"/>
          <w:szCs w:val="21"/>
          <w:lang w:eastAsia="zh"/>
        </w:rPr>
        <w:br w:type="textWrapping"/>
      </w:r>
      <w:r>
        <w:rPr>
          <w:rFonts w:ascii="Times New Roman" w:hAnsi="Times New Roman"/>
          <w:sz w:val="21"/>
          <w:szCs w:val="21"/>
          <w:lang w:eastAsia="zh"/>
        </w:rPr>
        <w:t>Left: Risk score distributions of the multimodal recurrence score and patient progression status, and heatmaps showing the distribution levels of the three modalities.</w:t>
      </w:r>
      <w:r>
        <w:rPr>
          <w:rFonts w:ascii="Times New Roman" w:hAnsi="Times New Roman"/>
          <w:sz w:val="21"/>
          <w:szCs w:val="21"/>
          <w:lang w:eastAsia="zh"/>
        </w:rPr>
        <w:br w:type="textWrapping"/>
      </w:r>
      <w:r>
        <w:rPr>
          <w:rFonts w:ascii="Times New Roman" w:hAnsi="Times New Roman"/>
          <w:sz w:val="21"/>
          <w:szCs w:val="21"/>
          <w:lang w:eastAsia="zh"/>
        </w:rPr>
        <w:t>Middle: Time-dependent ROC curves of the multimodal recurrence score and three individual modalities.</w:t>
      </w:r>
      <w:r>
        <w:rPr>
          <w:rFonts w:ascii="Times New Roman" w:hAnsi="Times New Roman"/>
          <w:sz w:val="21"/>
          <w:szCs w:val="21"/>
          <w:lang w:eastAsia="zh"/>
        </w:rPr>
        <w:br w:type="textWrapping"/>
      </w:r>
      <w:r>
        <w:rPr>
          <w:rFonts w:ascii="Times New Roman" w:hAnsi="Times New Roman"/>
          <w:sz w:val="21"/>
          <w:szCs w:val="21"/>
          <w:lang w:eastAsia="zh"/>
        </w:rPr>
        <w:t>Right: Kaplan-Meier survival analyses for RFI in patients with ccRCC, divided into low-risk and high-risk groups according to the MRSS 2.0 score. HR and 95% CI were calculated using the Cox proportional hazards model. p-values were calculated using the log-rank test.</w:t>
      </w:r>
      <w:r>
        <w:rPr>
          <w:rFonts w:ascii="Times New Roman" w:hAnsi="Times New Roman"/>
          <w:sz w:val="21"/>
          <w:szCs w:val="21"/>
          <w:lang w:eastAsia="zh"/>
        </w:rPr>
        <w:br w:type="textWrapping"/>
      </w:r>
      <w:r>
        <w:rPr>
          <w:rFonts w:ascii="Times New Roman" w:hAnsi="Times New Roman"/>
          <w:sz w:val="21"/>
          <w:szCs w:val="21"/>
          <w:lang w:eastAsia="zh"/>
        </w:rPr>
        <w:t>AUC = area under the curve; ccRCC = clear cell renal cell carcinoma; HR = hazard ratio; RFI = recurrence-free interval; ROC = receiver operating characteristics; SNP = single-nucleotide polymorphism; TCGA = The Cancer Genome Atlas; KIRC = Kidney renal clear cell carcinoma; MRSS = Multimodal recurrence scoring system; WSI = whole-slide image.</w:t>
      </w:r>
    </w:p>
    <w:p ns2:paraId="5BC77F86">
      <w:pPr>
        <w:pStyle w:val="5"/>
        <w:spacing w:beforeAutospacing="0" w:afterAutospacing="0"/>
        <w:jc w:val="both"/>
        <w:rPr>
          <w:rFonts w:ascii="Times New Roman" w:hAnsi="Times New Roman"/>
          <w:b/>
          <w:bCs/>
          <w:sz w:val="21"/>
          <w:szCs w:val="21"/>
          <w:lang w:eastAsia="zh"/>
        </w:rPr>
      </w:pPr>
    </w:p>
    <w:p ns2:paraId="1C92E39A">
      <w:pPr>
        <w:pStyle w:val="5"/>
        <w:spacing w:beforeAutospacing="0" w:afterAutospacing="0"/>
        <w:jc w:val="both"/>
        <w:rPr>
          <w:ins w:id="1077" w:author="aboutDr. [2]" w:date="2025-10-08T00:35:47Z"/>
          <w:rFonts w:hint="eastAsia" w:ascii="Times New Roman" w:hAnsi="Times New Roman"/>
          <w:strike w:val="0"/>
          <w:sz w:val="21"/>
          <w:szCs w:val="21"/>
          <w:lang w:eastAsia="zh"/>
          <w:rPrChange w:id="1078" w:author="aboutDr. [2]" w:date="2025-10-08T00:35:53Z">
            <w:rPr>
              <w:ins w:id="1079" w:author="aboutDr. [2]" w:date="2025-10-08T00:35:47Z"/>
              <w:rFonts w:hint="eastAsia" w:ascii="Times New Roman" w:hAnsi="Times New Roman"/>
              <w:strike/>
              <w:sz w:val="21"/>
              <w:szCs w:val="21"/>
              <w:lang w:eastAsia="zh"/>
            </w:rPr>
          </w:rPrChange>
        </w:rPr>
      </w:pPr>
      <w:r>
        <w:rPr>
          <w:rFonts w:ascii="Times New Roman" w:hAnsi="Times New Roman"/>
          <w:b/>
          <w:bCs/>
          <w:sz w:val="21"/>
          <w:szCs w:val="21"/>
          <w:lang w:eastAsia="zh"/>
        </w:rPr>
        <w:t xml:space="preserve">Figure 4: Survival analysis and tissue characteristics associated with </w:t>
      </w:r>
      <w:ins w:id="1080" w:author="aboutDr. [2]" w:date="2025-10-07T22:45:45Z">
        <w:r>
          <w:rPr>
            <w:rFonts w:hint="default" w:ascii="Times New Roman" w:hAnsi="Times New Roman"/>
            <w:b/>
            <w:bCs/>
            <w:sz w:val="21"/>
            <w:szCs w:val="21"/>
            <w:lang w:val="en-US" w:eastAsia="zh"/>
          </w:rPr>
          <w:t>D</w:t>
        </w:r>
      </w:ins>
      <w:del w:id="1081" w:author="aboutDr. [2]" w:date="2025-10-07T22:45:43Z">
        <w:r>
          <w:rPr>
            <w:rFonts w:ascii="Times New Roman" w:hAnsi="Times New Roman"/>
            <w:b/>
            <w:bCs/>
            <w:sz w:val="21"/>
            <w:szCs w:val="21"/>
            <w:lang w:eastAsia="zh"/>
          </w:rPr>
          <w:delText>P</w:delText>
        </w:r>
      </w:del>
      <w:r>
        <w:rPr>
          <w:rFonts w:ascii="Times New Roman" w:hAnsi="Times New Roman"/>
          <w:b/>
          <w:bCs/>
          <w:sz w:val="21"/>
          <w:szCs w:val="21"/>
          <w:lang w:eastAsia="zh"/>
        </w:rPr>
        <w:t xml:space="preserve">FS in RCC patients treated with TKI or </w:t>
      </w:r>
      <w:del w:id="1082" w:author="aboutDr. [2]" w:date="2025-10-07T22:52:06Z">
        <w:r>
          <w:rPr>
            <w:rFonts w:ascii="Times New Roman" w:hAnsi="Times New Roman"/>
            <w:b/>
            <w:bCs/>
            <w:sz w:val="21"/>
            <w:szCs w:val="21"/>
            <w:lang w:eastAsia="zh"/>
          </w:rPr>
          <w:delText>TK</w:delText>
        </w:r>
      </w:del>
      <w:del w:id="1083" w:author="aboutDr. [2]" w:date="2025-10-07T22:52:05Z">
        <w:r>
          <w:rPr>
            <w:rFonts w:ascii="Times New Roman" w:hAnsi="Times New Roman"/>
            <w:b/>
            <w:bCs/>
            <w:sz w:val="21"/>
            <w:szCs w:val="21"/>
            <w:lang w:eastAsia="zh"/>
          </w:rPr>
          <w:delText>I-</w:delText>
        </w:r>
      </w:del>
      <w:r>
        <w:rPr>
          <w:rFonts w:ascii="Times New Roman" w:hAnsi="Times New Roman"/>
          <w:b/>
          <w:bCs/>
          <w:sz w:val="21"/>
          <w:szCs w:val="21"/>
          <w:lang w:eastAsia="zh"/>
        </w:rPr>
        <w:t>ICB based on MRSS 2.0 risk stratification.</w:t>
      </w:r>
      <w:r>
        <w:rPr>
          <w:rFonts w:ascii="Times New Roman" w:hAnsi="Times New Roman"/>
          <w:sz w:val="21"/>
          <w:szCs w:val="21"/>
          <w:lang w:eastAsia="zh"/>
        </w:rPr>
        <w:br w:type="textWrapping"/>
      </w:r>
      <w:r>
        <w:rPr>
          <w:rFonts w:ascii="Times New Roman" w:hAnsi="Times New Roman"/>
          <w:sz w:val="21"/>
          <w:szCs w:val="21"/>
          <w:lang w:eastAsia="zh"/>
        </w:rPr>
        <w:t xml:space="preserve">(A) Kaplan-Meier survival analysis for </w:t>
      </w:r>
      <w:del w:id="1084" w:author="aboutDr. [2]" w:date="2025-10-07T22:47:36Z">
        <w:r>
          <w:rPr>
            <w:rFonts w:hint="default" w:ascii="Times New Roman" w:hAnsi="Times New Roman"/>
            <w:sz w:val="21"/>
            <w:szCs w:val="21"/>
            <w:lang w:val="en-US" w:eastAsia="zh"/>
          </w:rPr>
          <w:delText>RFI</w:delText>
        </w:r>
      </w:del>
      <w:ins w:id="1085" w:author="aboutDr. [2]" w:date="2025-10-07T22:47:36Z">
        <w:r>
          <w:rPr>
            <w:rFonts w:hint="default" w:ascii="Times New Roman" w:hAnsi="Times New Roman"/>
            <w:sz w:val="21"/>
            <w:szCs w:val="21"/>
            <w:lang w:val="en-US" w:eastAsia="zh"/>
          </w:rPr>
          <w:t>DF</w:t>
        </w:r>
      </w:ins>
      <w:ins w:id="1086" w:author="aboutDr. [2]" w:date="2025-10-07T22:47:37Z">
        <w:r>
          <w:rPr>
            <w:rFonts w:hint="default" w:ascii="Times New Roman" w:hAnsi="Times New Roman"/>
            <w:sz w:val="21"/>
            <w:szCs w:val="21"/>
            <w:lang w:val="en-US" w:eastAsia="zh"/>
          </w:rPr>
          <w:t>S</w:t>
        </w:r>
      </w:ins>
      <w:r>
        <w:rPr>
          <w:rFonts w:ascii="Times New Roman" w:hAnsi="Times New Roman"/>
          <w:sz w:val="21"/>
          <w:szCs w:val="21"/>
          <w:lang w:eastAsia="zh"/>
        </w:rPr>
        <w:t xml:space="preserve"> in patients treated with Sunitinib after surgery, divided into low-risk and high-risk groups according to median MRSS 2.0 score.</w:t>
      </w:r>
      <w:r>
        <w:rPr>
          <w:rFonts w:ascii="Times New Roman" w:hAnsi="Times New Roman"/>
          <w:sz w:val="21"/>
          <w:szCs w:val="21"/>
          <w:lang w:eastAsia="zh"/>
        </w:rPr>
        <w:br w:type="textWrapping"/>
      </w:r>
      <w:r>
        <w:rPr>
          <w:rFonts w:ascii="Times New Roman" w:hAnsi="Times New Roman"/>
          <w:strike/>
          <w:sz w:val="21"/>
          <w:szCs w:val="21"/>
          <w:lang w:eastAsia="zh"/>
          <w:rPrChange w:id="1087" w:author="aboutDr. [2]" w:date="2025-10-07T22:52:49Z">
            <w:rPr>
              <w:rFonts w:ascii="Times New Roman" w:hAnsi="Times New Roman"/>
              <w:sz w:val="21"/>
              <w:szCs w:val="21"/>
              <w:lang w:eastAsia="zh"/>
            </w:rPr>
          </w:rPrChange>
        </w:rPr>
        <w:t xml:space="preserve">(B) Kaplan-Meier survival analysis for </w:t>
      </w:r>
      <w:ins w:id="1088" w:author="aboutDr. [2]" w:date="2025-10-07T22:45:58Z">
        <w:r>
          <w:rPr>
            <w:rFonts w:hint="default" w:ascii="Times New Roman" w:hAnsi="Times New Roman"/>
            <w:strike/>
            <w:sz w:val="21"/>
            <w:szCs w:val="21"/>
            <w:lang w:val="en-US" w:eastAsia="zh"/>
            <w:rPrChange w:id="1089" w:author="aboutDr. [2]" w:date="2025-10-07T22:52:49Z">
              <w:rPr>
                <w:rFonts w:hint="default" w:ascii="Times New Roman" w:hAnsi="Times New Roman"/>
                <w:sz w:val="21"/>
                <w:szCs w:val="21"/>
                <w:lang w:val="en-US" w:eastAsia="zh"/>
              </w:rPr>
            </w:rPrChange>
          </w:rPr>
          <w:t>D</w:t>
        </w:r>
      </w:ins>
      <w:del w:id="1091" w:author="aboutDr. [2]" w:date="2025-10-07T22:45:58Z">
        <w:r>
          <w:rPr>
            <w:rFonts w:ascii="Times New Roman" w:hAnsi="Times New Roman"/>
            <w:strike/>
            <w:sz w:val="21"/>
            <w:szCs w:val="21"/>
            <w:lang w:eastAsia="zh"/>
            <w:rPrChange w:id="1092" w:author="aboutDr. [2]" w:date="2025-10-07T22:52:49Z">
              <w:rPr>
                <w:rFonts w:ascii="Times New Roman" w:hAnsi="Times New Roman"/>
                <w:sz w:val="21"/>
                <w:szCs w:val="21"/>
                <w:lang w:eastAsia="zh"/>
              </w:rPr>
            </w:rPrChange>
          </w:rPr>
          <w:delText>P</w:delText>
        </w:r>
      </w:del>
      <w:r>
        <w:rPr>
          <w:rFonts w:ascii="Times New Roman" w:hAnsi="Times New Roman"/>
          <w:strike/>
          <w:sz w:val="21"/>
          <w:szCs w:val="21"/>
          <w:lang w:eastAsia="zh"/>
          <w:rPrChange w:id="1094" w:author="aboutDr. [2]" w:date="2025-10-07T22:52:49Z">
            <w:rPr>
              <w:rFonts w:ascii="Times New Roman" w:hAnsi="Times New Roman"/>
              <w:sz w:val="21"/>
              <w:szCs w:val="21"/>
              <w:lang w:eastAsia="zh"/>
            </w:rPr>
          </w:rPrChange>
        </w:rPr>
        <w:t>FS in patients treated with Axitinib-Toripalimab or Axitinib/Lenvatinib-Pembrolizumab after surgery, divided into low-risk and high-risk groups according to median MRSS 2.0 score (0).</w:t>
      </w:r>
      <w:r>
        <w:rPr>
          <w:rFonts w:ascii="Times New Roman" w:hAnsi="Times New Roman"/>
          <w:sz w:val="21"/>
          <w:szCs w:val="21"/>
          <w:lang w:eastAsia="zh"/>
        </w:rPr>
        <w:t xml:space="preserve"> HR and 95% CI were computed using the Cox proportional hazards model. p-values were calculated using the log-rank test. HR = hazard ratio.</w:t>
      </w:r>
      <w:r>
        <w:rPr>
          <w:rFonts w:ascii="Times New Roman" w:hAnsi="Times New Roman"/>
          <w:sz w:val="21"/>
          <w:szCs w:val="21"/>
          <w:lang w:eastAsia="zh"/>
        </w:rPr>
        <w:br w:type="textWrapping"/>
      </w:r>
      <w:r>
        <w:rPr>
          <w:rFonts w:ascii="Times New Roman" w:hAnsi="Times New Roman"/>
          <w:sz w:val="21"/>
          <w:szCs w:val="21"/>
          <w:lang w:eastAsia="zh"/>
        </w:rPr>
        <w:t>(C) Example of a hematoxylin-eosin-saffron-stained section and the corresponding attention heatmap from patients treated with Sunitinib after surgery. In the heatmaps, areas highlighted in red with a greater number and more complete microvascular tube structures appeared in tumor tissue treated with Sunitinib in the responder, through Multiplex IHC (mIHC) staining.</w:t>
      </w:r>
      <w:r>
        <w:rPr>
          <w:rFonts w:ascii="Times New Roman" w:hAnsi="Times New Roman"/>
          <w:sz w:val="21"/>
          <w:szCs w:val="21"/>
          <w:lang w:eastAsia="zh"/>
        </w:rPr>
        <w:br w:type="textWrapping"/>
      </w:r>
      <w:r>
        <w:rPr>
          <w:rFonts w:ascii="Times New Roman" w:hAnsi="Times New Roman"/>
          <w:sz w:val="21"/>
          <w:szCs w:val="21"/>
          <w:lang w:eastAsia="zh"/>
        </w:rPr>
        <w:t xml:space="preserve">(D) Example of a hematoxylin-eosin-saffron-stained section and the corresponding attention heatmap from patients treated with </w:t>
      </w:r>
      <w:ins w:id="1095" w:author="aboutDr. [2]" w:date="2025-10-07T22:53:09Z">
        <w:r>
          <w:rPr>
            <w:rFonts w:hint="default" w:ascii="Times New Roman" w:hAnsi="Times New Roman"/>
            <w:sz w:val="21"/>
            <w:szCs w:val="21"/>
            <w:lang w:val="en-US" w:eastAsia="zh"/>
          </w:rPr>
          <w:t>pe</w:t>
        </w:r>
      </w:ins>
      <w:ins w:id="1096" w:author="aboutDr. [2]" w:date="2025-10-07T22:53:10Z">
        <w:r>
          <w:rPr>
            <w:rFonts w:hint="default" w:ascii="Times New Roman" w:hAnsi="Times New Roman"/>
            <w:sz w:val="21"/>
            <w:szCs w:val="21"/>
            <w:lang w:val="en-US" w:eastAsia="zh"/>
          </w:rPr>
          <w:t>mb</w:t>
        </w:r>
      </w:ins>
      <w:ins w:id="1097" w:author="aboutDr. [2]" w:date="2025-10-07T22:53:11Z">
        <w:r>
          <w:rPr>
            <w:rFonts w:hint="default" w:ascii="Times New Roman" w:hAnsi="Times New Roman"/>
            <w:sz w:val="21"/>
            <w:szCs w:val="21"/>
            <w:lang w:val="en-US" w:eastAsia="zh"/>
          </w:rPr>
          <w:t>ro</w:t>
        </w:r>
      </w:ins>
      <w:del w:id="1098" w:author="aboutDr. [2]" w:date="2025-10-07T22:53:08Z">
        <w:r>
          <w:rPr>
            <w:rFonts w:ascii="Times New Roman" w:hAnsi="Times New Roman"/>
            <w:sz w:val="21"/>
            <w:szCs w:val="21"/>
            <w:lang w:eastAsia="zh"/>
          </w:rPr>
          <w:delText>Axitinib-Toripa</w:delText>
        </w:r>
      </w:del>
      <w:r>
        <w:rPr>
          <w:rFonts w:ascii="Times New Roman" w:hAnsi="Times New Roman"/>
          <w:sz w:val="21"/>
          <w:szCs w:val="21"/>
          <w:lang w:eastAsia="zh"/>
        </w:rPr>
        <w:t>li</w:t>
      </w:r>
      <w:ins w:id="1099" w:author="aboutDr. [2]" w:date="2025-10-07T22:53:13Z">
        <w:r>
          <w:rPr>
            <w:rFonts w:hint="default" w:ascii="Times New Roman" w:hAnsi="Times New Roman"/>
            <w:sz w:val="21"/>
            <w:szCs w:val="21"/>
            <w:lang w:val="en-US" w:eastAsia="zh"/>
          </w:rPr>
          <w:t>z</w:t>
        </w:r>
      </w:ins>
      <w:ins w:id="1100" w:author="aboutDr. [2]" w:date="2025-10-07T22:53:14Z">
        <w:r>
          <w:rPr>
            <w:rFonts w:hint="default" w:ascii="Times New Roman" w:hAnsi="Times New Roman"/>
            <w:sz w:val="21"/>
            <w:szCs w:val="21"/>
            <w:lang w:val="en-US" w:eastAsia="zh"/>
          </w:rPr>
          <w:t>u</w:t>
        </w:r>
      </w:ins>
      <w:r>
        <w:rPr>
          <w:rFonts w:ascii="Times New Roman" w:hAnsi="Times New Roman"/>
          <w:sz w:val="21"/>
          <w:szCs w:val="21"/>
          <w:lang w:eastAsia="zh"/>
        </w:rPr>
        <w:t>mab after surgery. In the heatmaps, areas highlighted in red with a greater number of cytotoxic CD8+ T cells</w:t>
      </w:r>
      <w:ins w:id="1101" w:author="aboutDr. [2]" w:date="2025-10-07T22:53:32Z">
        <w:r>
          <w:rPr>
            <w:rFonts w:hint="default" w:ascii="Times New Roman" w:hAnsi="Times New Roman"/>
            <w:sz w:val="21"/>
            <w:szCs w:val="21"/>
            <w:lang w:val="en-US" w:eastAsia="zh"/>
          </w:rPr>
          <w:t xml:space="preserve"> and</w:t>
        </w:r>
      </w:ins>
      <w:ins w:id="1102" w:author="aboutDr. [2]" w:date="2025-10-07T22:53:33Z">
        <w:r>
          <w:rPr>
            <w:rFonts w:hint="default" w:ascii="Times New Roman" w:hAnsi="Times New Roman"/>
            <w:sz w:val="21"/>
            <w:szCs w:val="21"/>
            <w:lang w:val="en-US" w:eastAsia="zh"/>
          </w:rPr>
          <w:t xml:space="preserve"> </w:t>
        </w:r>
      </w:ins>
      <w:ins w:id="1103" w:author="aboutDr. [2]" w:date="2025-10-07T22:53:36Z">
        <w:r>
          <w:rPr>
            <w:rFonts w:ascii="Times New Roman" w:hAnsi="Times New Roman"/>
            <w:sz w:val="21"/>
            <w:szCs w:val="21"/>
            <w:lang w:eastAsia="zh"/>
          </w:rPr>
          <w:t>NK cells</w:t>
        </w:r>
      </w:ins>
      <w:r>
        <w:rPr>
          <w:rFonts w:ascii="Times New Roman" w:hAnsi="Times New Roman"/>
          <w:sz w:val="21"/>
          <w:szCs w:val="21"/>
          <w:lang w:eastAsia="zh"/>
        </w:rPr>
        <w:t xml:space="preserve">, and fewer MDSCs appeared in tumor tissue treated with </w:t>
      </w:r>
      <w:ins w:id="1104" w:author="aboutDr. [2]" w:date="2025-10-07T22:53:22Z">
        <w:r>
          <w:rPr>
            <w:rFonts w:hint="default" w:ascii="Times New Roman" w:hAnsi="Times New Roman"/>
            <w:sz w:val="21"/>
            <w:szCs w:val="21"/>
            <w:lang w:val="en-US" w:eastAsia="zh"/>
          </w:rPr>
          <w:t>pembro</w:t>
        </w:r>
      </w:ins>
      <w:ins w:id="1105" w:author="aboutDr. [2]" w:date="2025-10-07T22:53:22Z">
        <w:r>
          <w:rPr>
            <w:rFonts w:ascii="Times New Roman" w:hAnsi="Times New Roman"/>
            <w:sz w:val="21"/>
            <w:szCs w:val="21"/>
            <w:lang w:eastAsia="zh"/>
          </w:rPr>
          <w:t>li</w:t>
        </w:r>
      </w:ins>
      <w:ins w:id="1106" w:author="aboutDr. [2]" w:date="2025-10-07T22:53:22Z">
        <w:r>
          <w:rPr>
            <w:rFonts w:hint="default" w:ascii="Times New Roman" w:hAnsi="Times New Roman"/>
            <w:sz w:val="21"/>
            <w:szCs w:val="21"/>
            <w:lang w:val="en-US" w:eastAsia="zh"/>
          </w:rPr>
          <w:t>zu</w:t>
        </w:r>
      </w:ins>
      <w:ins w:id="1107" w:author="aboutDr. [2]" w:date="2025-10-07T22:53:22Z">
        <w:r>
          <w:rPr>
            <w:rFonts w:ascii="Times New Roman" w:hAnsi="Times New Roman"/>
            <w:sz w:val="21"/>
            <w:szCs w:val="21"/>
            <w:lang w:eastAsia="zh"/>
          </w:rPr>
          <w:t>mab</w:t>
        </w:r>
      </w:ins>
      <w:del w:id="1108" w:author="aboutDr. [2]" w:date="2025-10-07T22:53:22Z">
        <w:r>
          <w:rPr>
            <w:rFonts w:ascii="Times New Roman" w:hAnsi="Times New Roman"/>
            <w:sz w:val="21"/>
            <w:szCs w:val="21"/>
            <w:lang w:eastAsia="zh"/>
          </w:rPr>
          <w:delText>Axitinib-Toripalimab</w:delText>
        </w:r>
      </w:del>
      <w:r>
        <w:rPr>
          <w:rFonts w:ascii="Times New Roman" w:hAnsi="Times New Roman"/>
          <w:sz w:val="21"/>
          <w:szCs w:val="21"/>
          <w:lang w:eastAsia="zh"/>
        </w:rPr>
        <w:t xml:space="preserve"> in the responder, through mIHC staining. </w:t>
      </w:r>
      <w:r>
        <w:rPr>
          <w:rFonts w:ascii="Times New Roman" w:hAnsi="Times New Roman"/>
          <w:strike/>
          <w:sz w:val="21"/>
          <w:szCs w:val="21"/>
          <w:lang w:eastAsia="zh"/>
          <w:rPrChange w:id="1109" w:author="aboutDr. [2]" w:date="2025-10-07T22:53:58Z">
            <w:rPr>
              <w:rFonts w:ascii="Times New Roman" w:hAnsi="Times New Roman"/>
              <w:sz w:val="21"/>
              <w:szCs w:val="21"/>
              <w:lang w:eastAsia="zh"/>
            </w:rPr>
          </w:rPrChange>
        </w:rPr>
        <w:t>There was no significant difference in the distribution of NK cells.</w:t>
      </w:r>
      <w:ins w:id="1110" w:author="aboutDr. [2]" w:date="2025-10-08T00:35:47Z">
        <w:r>
          <w:rPr>
            <w:rFonts w:hint="eastAsia" w:ascii="Times New Roman" w:hAnsi="Times New Roman"/>
            <w:strike w:val="0"/>
            <w:sz w:val="21"/>
            <w:szCs w:val="21"/>
            <w:lang w:eastAsia="zh"/>
            <w:rPrChange w:id="1111" w:author="aboutDr. [2]" w:date="2025-10-08T00:35:53Z">
              <w:rPr>
                <w:rFonts w:hint="eastAsia" w:ascii="Times New Roman" w:hAnsi="Times New Roman"/>
                <w:strike/>
                <w:sz w:val="21"/>
                <w:szCs w:val="21"/>
                <w:lang w:eastAsia="zh"/>
              </w:rPr>
            </w:rPrChange>
          </w:rPr>
          <w:t>Figure 1. Spatial transcriptomics of immune and stromal cell populations in the tumor microenvironment</w:t>
        </w:r>
      </w:ins>
    </w:p>
    <w:p ns2:paraId="7094BCF0">
      <w:pPr>
        <w:pStyle w:val="5"/>
        <w:spacing w:beforeAutospacing="0" w:afterAutospacing="0"/>
        <w:jc w:val="both"/>
        <w:rPr>
          <w:ins w:id="1113" w:author="aboutDr. [2]" w:date="2025-10-08T00:35:47Z"/>
          <w:rFonts w:hint="eastAsia" w:ascii="Times New Roman" w:hAnsi="Times New Roman"/>
          <w:strike w:val="0"/>
          <w:sz w:val="21"/>
          <w:szCs w:val="21"/>
          <w:lang w:eastAsia="zh"/>
          <w:rPrChange w:id="1114" w:author="aboutDr. [2]" w:date="2025-10-08T00:35:53Z">
            <w:rPr>
              <w:ins w:id="1115" w:author="aboutDr. [2]" w:date="2025-10-08T00:35:47Z"/>
              <w:rFonts w:hint="eastAsia" w:ascii="Times New Roman" w:hAnsi="Times New Roman"/>
              <w:strike/>
              <w:sz w:val="21"/>
              <w:szCs w:val="21"/>
              <w:lang w:eastAsia="zh"/>
            </w:rPr>
          </w:rPrChange>
        </w:rPr>
      </w:pPr>
      <w:ins w:id="1116" w:author="aboutDr. [2]" w:date="2025-10-08T00:35:47Z">
        <w:r>
          <w:rPr>
            <w:rFonts w:hint="eastAsia" w:ascii="Times New Roman" w:hAnsi="Times New Roman"/>
            <w:strike w:val="0"/>
            <w:sz w:val="21"/>
            <w:szCs w:val="21"/>
            <w:lang w:eastAsia="zh"/>
            <w:rPrChange w:id="1117" w:author="aboutDr. [2]" w:date="2025-10-08T00:35:53Z">
              <w:rPr>
                <w:rFonts w:hint="eastAsia" w:ascii="Times New Roman" w:hAnsi="Times New Roman"/>
                <w:strike/>
                <w:sz w:val="21"/>
                <w:szCs w:val="21"/>
                <w:lang w:eastAsia="zh"/>
              </w:rPr>
            </w:rPrChange>
          </w:rPr>
          <w:t>(A–F) Panels illustrate a frozen and an FFPE tumor with TLSs, respectively.</w:t>
        </w:r>
      </w:ins>
    </w:p>
    <w:p ns2:paraId="34E1E105">
      <w:pPr>
        <w:pStyle w:val="5"/>
        <w:spacing w:beforeAutospacing="0" w:afterAutospacing="0"/>
        <w:jc w:val="both"/>
        <w:rPr>
          <w:ins w:id="1119" w:author="aboutDr. [2]" w:date="2025-10-08T00:35:47Z"/>
          <w:rFonts w:hint="eastAsia" w:ascii="Times New Roman" w:hAnsi="Times New Roman"/>
          <w:strike w:val="0"/>
          <w:sz w:val="21"/>
          <w:szCs w:val="21"/>
          <w:lang w:eastAsia="zh"/>
          <w:rPrChange w:id="1120" w:author="aboutDr. [2]" w:date="2025-10-08T00:35:53Z">
            <w:rPr>
              <w:ins w:id="1121" w:author="aboutDr. [2]" w:date="2025-10-08T00:35:47Z"/>
              <w:rFonts w:hint="eastAsia" w:ascii="Times New Roman" w:hAnsi="Times New Roman"/>
              <w:strike/>
              <w:sz w:val="21"/>
              <w:szCs w:val="21"/>
              <w:lang w:eastAsia="zh"/>
            </w:rPr>
          </w:rPrChange>
        </w:rPr>
      </w:pPr>
      <w:ins w:id="1122" w:author="aboutDr. [2]" w:date="2025-10-08T00:35:47Z">
        <w:r>
          <w:rPr>
            <w:rFonts w:hint="eastAsia" w:ascii="Times New Roman" w:hAnsi="Times New Roman"/>
            <w:strike w:val="0"/>
            <w:sz w:val="21"/>
            <w:szCs w:val="21"/>
            <w:lang w:eastAsia="zh"/>
            <w:rPrChange w:id="1123" w:author="aboutDr. [2]" w:date="2025-10-08T00:35:53Z">
              <w:rPr>
                <w:rFonts w:hint="eastAsia" w:ascii="Times New Roman" w:hAnsi="Times New Roman"/>
                <w:strike/>
                <w:sz w:val="21"/>
                <w:szCs w:val="21"/>
                <w:lang w:eastAsia="zh"/>
              </w:rPr>
            </w:rPrChange>
          </w:rPr>
          <w:t>(G–I) Panels present a frozen tumor with no TLS.</w:t>
        </w:r>
      </w:ins>
    </w:p>
    <w:p ns2:paraId="13CAD48F">
      <w:pPr>
        <w:pStyle w:val="5"/>
        <w:spacing w:beforeAutospacing="0" w:afterAutospacing="0"/>
        <w:jc w:val="both"/>
        <w:rPr>
          <w:ins w:id="1125" w:author="aboutDr. [2]" w:date="2025-10-08T00:35:47Z"/>
          <w:rFonts w:hint="eastAsia" w:ascii="Times New Roman" w:hAnsi="Times New Roman"/>
          <w:strike w:val="0"/>
          <w:sz w:val="21"/>
          <w:szCs w:val="21"/>
          <w:lang w:eastAsia="zh"/>
          <w:rPrChange w:id="1126" w:author="aboutDr. [2]" w:date="2025-10-08T00:35:53Z">
            <w:rPr>
              <w:ins w:id="1127" w:author="aboutDr. [2]" w:date="2025-10-08T00:35:47Z"/>
              <w:rFonts w:hint="eastAsia" w:ascii="Times New Roman" w:hAnsi="Times New Roman"/>
              <w:strike/>
              <w:sz w:val="21"/>
              <w:szCs w:val="21"/>
              <w:lang w:eastAsia="zh"/>
            </w:rPr>
          </w:rPrChange>
        </w:rPr>
      </w:pPr>
      <w:ins w:id="1128" w:author="aboutDr. [2]" w:date="2025-10-08T00:35:47Z">
        <w:r>
          <w:rPr>
            <w:rFonts w:hint="eastAsia" w:ascii="Times New Roman" w:hAnsi="Times New Roman"/>
            <w:strike w:val="0"/>
            <w:sz w:val="21"/>
            <w:szCs w:val="21"/>
            <w:lang w:eastAsia="zh"/>
            <w:rPrChange w:id="1129" w:author="aboutDr. [2]" w:date="2025-10-08T00:35:53Z">
              <w:rPr>
                <w:rFonts w:hint="eastAsia" w:ascii="Times New Roman" w:hAnsi="Times New Roman"/>
                <w:strike/>
                <w:sz w:val="21"/>
                <w:szCs w:val="21"/>
                <w:lang w:eastAsia="zh"/>
              </w:rPr>
            </w:rPrChange>
          </w:rPr>
          <w:t>(A, D, and G) Pathologist’s annotations of the TLS areas on H&amp;E slides used for the spatial transcriptomics assay, yellow = TLS areas.</w:t>
        </w:r>
      </w:ins>
    </w:p>
    <w:p ns2:paraId="5AB1E840">
      <w:pPr>
        <w:pStyle w:val="5"/>
        <w:spacing w:beforeAutospacing="0" w:afterAutospacing="0"/>
        <w:jc w:val="both"/>
        <w:rPr>
          <w:rFonts w:ascii="Times New Roman" w:hAnsi="Times New Roman"/>
          <w:sz w:val="21"/>
          <w:szCs w:val="21"/>
          <w:lang w:eastAsia="zh"/>
        </w:rPr>
      </w:pPr>
      <w:ins w:id="1131" w:author="aboutDr. [2]" w:date="2025-10-08T00:35:47Z">
        <w:r>
          <w:rPr>
            <w:rFonts w:hint="eastAsia" w:ascii="Times New Roman" w:hAnsi="Times New Roman"/>
            <w:strike w:val="0"/>
            <w:sz w:val="21"/>
            <w:szCs w:val="21"/>
            <w:lang w:eastAsia="zh"/>
            <w:rPrChange w:id="1132" w:author="aboutDr. [2]" w:date="2025-10-08T00:35:53Z">
              <w:rPr>
                <w:rFonts w:hint="eastAsia" w:ascii="Times New Roman" w:hAnsi="Times New Roman"/>
                <w:strike/>
                <w:sz w:val="21"/>
                <w:szCs w:val="21"/>
                <w:lang w:eastAsia="zh"/>
              </w:rPr>
            </w:rPrChange>
          </w:rPr>
          <w:t>(B, E, and H) Expression of the tumoral ccRCC marker CA9. (C, F, and I) Abundance estimation of 8 immune and stromal cell populations by MCP-counter.</w:t>
        </w:r>
      </w:ins>
    </w:p>
    <w:p ns2:paraId="73974410">
      <w:pPr>
        <w:pStyle w:val="5"/>
        <w:spacing w:beforeAutospacing="0" w:afterAutospacing="0"/>
        <w:jc w:val="both"/>
        <w:rPr>
          <w:rFonts w:ascii="Times New Roman" w:hAnsi="Times New Roman"/>
          <w:b/>
          <w:bCs/>
          <w:sz w:val="21"/>
          <w:szCs w:val="21"/>
          <w:lang w:eastAsia="zh"/>
        </w:rPr>
      </w:pPr>
    </w:p>
    <w:p ns2:paraId="1F3077DA">
      <w:pPr>
        <w:pStyle w:val="5"/>
        <w:spacing w:beforeAutospacing="0" w:afterAutospacing="0"/>
        <w:jc w:val="both"/>
        <w:rPr>
          <w:rFonts w:ascii="Times New Roman" w:hAnsi="Times New Roman"/>
          <w:sz w:val="21"/>
          <w:szCs w:val="21"/>
          <w:lang w:eastAsia="zh"/>
        </w:rPr>
      </w:pPr>
      <w:r>
        <w:rPr>
          <w:rFonts w:ascii="Times New Roman" w:hAnsi="Times New Roman"/>
          <w:b/>
          <w:bCs/>
          <w:sz w:val="21"/>
          <w:szCs w:val="21"/>
          <w:lang w:eastAsia="zh"/>
        </w:rPr>
        <w:t>Figure 5: Single-cell analysis of tumor microenvironment and meta-program expression in RCC patients treated with Sunitinib or Axitinib-Toripalimab.</w:t>
      </w:r>
      <w:r>
        <w:rPr>
          <w:rFonts w:ascii="Times New Roman" w:hAnsi="Times New Roman"/>
          <w:sz w:val="21"/>
          <w:szCs w:val="21"/>
          <w:lang w:eastAsia="zh"/>
        </w:rPr>
        <w:br w:type="textWrapping"/>
      </w:r>
      <w:r>
        <w:rPr>
          <w:rFonts w:ascii="Times New Roman" w:hAnsi="Times New Roman"/>
          <w:sz w:val="21"/>
          <w:szCs w:val="21"/>
          <w:lang w:eastAsia="zh"/>
        </w:rPr>
        <w:t>(A) UMAP presentation of all cells, their annotation, and their regional contribution.</w:t>
      </w:r>
      <w:r>
        <w:rPr>
          <w:rFonts w:ascii="Times New Roman" w:hAnsi="Times New Roman"/>
          <w:sz w:val="21"/>
          <w:szCs w:val="21"/>
          <w:lang w:eastAsia="zh"/>
        </w:rPr>
        <w:br w:type="textWrapping"/>
      </w:r>
      <w:r>
        <w:rPr>
          <w:rFonts w:ascii="Times New Roman" w:hAnsi="Times New Roman"/>
          <w:sz w:val="21"/>
          <w:szCs w:val="21"/>
          <w:lang w:eastAsia="zh"/>
        </w:rPr>
        <w:t>(B) Heatmap showing expression programs derived from a representative patient using non-negative matrix factorization (NMF).</w:t>
      </w:r>
      <w:r>
        <w:rPr>
          <w:rFonts w:ascii="Times New Roman" w:hAnsi="Times New Roman"/>
          <w:sz w:val="21"/>
          <w:szCs w:val="21"/>
          <w:lang w:eastAsia="zh"/>
        </w:rPr>
        <w:br w:type="textWrapping"/>
      </w:r>
      <w:r>
        <w:rPr>
          <w:rFonts w:ascii="Times New Roman" w:hAnsi="Times New Roman"/>
          <w:sz w:val="21"/>
          <w:szCs w:val="21"/>
          <w:lang w:eastAsia="zh"/>
        </w:rPr>
        <w:t>(C) Heatmap depicting shared expression meta-programs across all patients.</w:t>
      </w:r>
      <w:r>
        <w:rPr>
          <w:rFonts w:ascii="Times New Roman" w:hAnsi="Times New Roman"/>
          <w:sz w:val="21"/>
          <w:szCs w:val="21"/>
          <w:lang w:eastAsia="zh"/>
        </w:rPr>
        <w:br w:type="textWrapping"/>
      </w:r>
      <w:r>
        <w:rPr>
          <w:rFonts w:ascii="Times New Roman" w:hAnsi="Times New Roman"/>
          <w:sz w:val="21"/>
          <w:szCs w:val="21"/>
          <w:lang w:eastAsia="zh"/>
        </w:rPr>
        <w:t>(D) UMAP representing clusters of tumor cell populations and several meta-programs.</w:t>
      </w:r>
      <w:r>
        <w:rPr>
          <w:rFonts w:ascii="Times New Roman" w:hAnsi="Times New Roman"/>
          <w:sz w:val="21"/>
          <w:szCs w:val="21"/>
          <w:lang w:eastAsia="zh"/>
        </w:rPr>
        <w:br w:type="textWrapping"/>
      </w:r>
      <w:r>
        <w:rPr>
          <w:rFonts w:ascii="Times New Roman" w:hAnsi="Times New Roman"/>
          <w:sz w:val="21"/>
          <w:szCs w:val="21"/>
          <w:lang w:eastAsia="zh"/>
        </w:rPr>
        <w:t>(E) The difference in the mean level of Angiogenesis meta-programs between the PR/SD group and the PD group, treated by Sunitinib. (2-tailed t-test [E, F]); and representative 3D cell density plots (right) in responder and non-responder to Sunitinib.</w:t>
      </w:r>
    </w:p>
    <w:p ns2:paraId="1A0DA776">
      <w:pPr>
        <w:pStyle w:val="5"/>
        <w:spacing w:beforeAutospacing="0" w:afterAutospacing="0"/>
        <w:jc w:val="both"/>
        <w:rPr>
          <w:rFonts w:ascii="Times New Roman" w:hAnsi="Times New Roman"/>
          <w:szCs w:val="21"/>
          <w:lang w:eastAsia="zh"/>
        </w:rPr>
      </w:pPr>
      <w:r>
        <w:rPr>
          <w:rFonts w:ascii="Times New Roman" w:hAnsi="Times New Roman"/>
          <w:sz w:val="21"/>
          <w:szCs w:val="21"/>
          <w:lang w:eastAsia="zh"/>
        </w:rPr>
        <w:t>(F)</w:t>
      </w:r>
      <w:r>
        <w:t xml:space="preserve"> </w:t>
      </w:r>
      <w:r>
        <w:rPr>
          <w:rFonts w:ascii="Times New Roman" w:hAnsi="Times New Roman"/>
          <w:sz w:val="21"/>
          <w:szCs w:val="21"/>
          <w:lang w:eastAsia="zh"/>
        </w:rPr>
        <w:t>The difference in the mean level of IFN-MHC meta-programs between the PR/SD group and the PD group, treated by Pembrolizumab. (2-tailed t-test [E, F]); and representative 3D cell density plots (right) in responder and non-responder to Pembrolizumab.</w:t>
      </w:r>
    </w:p>
    <w:sectPr>
      <w:pgSz w:w="11900" w:h="16840"/>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00"/>
    <w:family w:val="auto"/>
    <w:pitch w:val="default"/>
    <w:sig w:usb0="00000000" w:usb1="00000000" w:usb2="00000000" w:usb3="00000000" w:csb0="00000000" w:csb1="00000000"/>
  </w:font>
  <w:font w:name="DengXian">
    <w:altName w:val="汉仪中等线KW"/>
    <w:panose1 w:val="02010600030101010101"/>
    <w:charset w:val="86"/>
    <w:family w:val="auto"/>
    <w:pitch w:val="default"/>
    <w:sig w:usb0="00000000" w:usb1="00000000" w:usb2="00000016" w:usb3="00000000" w:csb0="0004000F" w:csb1="00000000"/>
  </w:font>
  <w:font w:name="Helvetica">
    <w:panose1 w:val="00000000000000000000"/>
    <w:charset w:val="00"/>
    <w:family w:val="auto"/>
    <w:pitch w:val="default"/>
    <w:sig w:usb0="E00002FF" w:usb1="5000785B" w:usb2="00000000" w:usb3="00000000" w:csb0="2000019F" w:csb1="4F010000"/>
  </w:font>
  <w:font w:name="Times New Roman Bold">
    <w:panose1 w:val="02020503050405090304"/>
    <w:charset w:val="00"/>
    <w:family w:val="auto"/>
    <w:pitch w:val="default"/>
    <w:sig w:usb0="E0000AFF" w:usb1="00007843" w:usb2="00000001" w:usb3="00000000" w:csb0="400001BF" w:csb1="DFF70000"/>
  </w:font>
  <w:font w:name="Cambria Math">
    <w:altName w:val="Kingsoft Math"/>
    <w:panose1 w:val="02040503050406030204"/>
    <w:charset w:val="00"/>
    <w:family w:val="roman"/>
    <w:pitch w:val="default"/>
    <w:sig w:usb0="00000000" w:usb1="00000000" w:usb2="00000000" w:usb3="00000000" w:csb0="0000019F" w:csb1="00000000"/>
  </w:font>
  <w:font w:name="汉仪书宋二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Kingsoft Math">
    <w:panose1 w:val="02040503050406030204"/>
    <w:charset w:val="00"/>
    <w:family w:val="auto"/>
    <w:pitch w:val="default"/>
    <w:sig w:usb0="80000087" w:usb1="00002068" w:usb2="00000000" w:usb3="00000000" w:csb0="2000019F"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儷宋 Pro">
    <w:panose1 w:val="02020300000000000000"/>
    <w:charset w:val="88"/>
    <w:family w:val="auto"/>
    <w:pitch w:val="default"/>
    <w:sig w:usb0="80000001" w:usb1="28091800" w:usb2="00000016" w:usb3="00000000" w:csb0="001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Gui, Chengpeng">
    <w15:presenceInfo w15:providerId="AD" w15:userId="S::Chengpeng.Gui@uhn.ca::a38cd998-bae5-4451-b330-1b6e504f7f56"/>
  </w15:person>
  <w15:person w15:author="aboutDr.">
    <w15:presenceInfo w15:providerId="None" w15:userId="aboutDr."/>
  </w15:person>
  <w15:person w15:author="aboutDr. [2]">
    <w15:presenceInfo w15:providerId="WPS Office" w15:userId="32233444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7"/>
  <w:bordersDoNotSurroundHeader w:val="1"/>
  <w:bordersDoNotSurroundFooter w:val="1"/>
  <w:hideSpellingErrors/>
  <w:hideGrammaticalErrors/>
  <w:trackRevisions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Lancet&lt;/Style&gt;&lt;LeftDelim&gt;{&lt;/LeftDelim&gt;&lt;RightDelim&gt;}&lt;/RightDelim&gt;&lt;FontName&gt;DengXi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efwrzxdi2t59reffti52tsaxv5se2x9ewee&quot;&gt;My EndNote Library&lt;record-ids&gt;&lt;item&gt;6&lt;/item&gt;&lt;item&gt;10&lt;/item&gt;&lt;item&gt;12&lt;/item&gt;&lt;item&gt;36&lt;/item&gt;&lt;item&gt;38&lt;/item&gt;&lt;item&gt;39&lt;/item&gt;&lt;item&gt;63&lt;/item&gt;&lt;item&gt;118&lt;/item&gt;&lt;item&gt;119&lt;/item&gt;&lt;item&gt;120&lt;/item&gt;&lt;item&gt;121&lt;/item&gt;&lt;item&gt;122&lt;/item&gt;&lt;item&gt;195&lt;/item&gt;&lt;item&gt;196&lt;/item&gt;&lt;item&gt;197&lt;/item&gt;&lt;item&gt;198&lt;/item&gt;&lt;item&gt;199&lt;/item&gt;&lt;/record-ids&gt;&lt;/item&gt;&lt;/Libraries&gt;"/>
  </w:docVars>
  <w:rsids>
    <w:rsidRoot w:val="00721209"/>
    <w:rsid w:val="00001EAC"/>
    <w:rsid w:val="00003524"/>
    <w:rsid w:val="0001781E"/>
    <w:rsid w:val="00017D85"/>
    <w:rsid w:val="000223C0"/>
    <w:rsid w:val="00024826"/>
    <w:rsid w:val="0004164D"/>
    <w:rsid w:val="00045187"/>
    <w:rsid w:val="0006126C"/>
    <w:rsid w:val="0007126A"/>
    <w:rsid w:val="000742D4"/>
    <w:rsid w:val="00077A43"/>
    <w:rsid w:val="00081BFF"/>
    <w:rsid w:val="0008553E"/>
    <w:rsid w:val="00092010"/>
    <w:rsid w:val="0009256F"/>
    <w:rsid w:val="00093C8B"/>
    <w:rsid w:val="00093CF0"/>
    <w:rsid w:val="00094F84"/>
    <w:rsid w:val="000A7A2B"/>
    <w:rsid w:val="000A7DB1"/>
    <w:rsid w:val="000B3101"/>
    <w:rsid w:val="000C2B88"/>
    <w:rsid w:val="000C45FD"/>
    <w:rsid w:val="000C6E67"/>
    <w:rsid w:val="000D4ABB"/>
    <w:rsid w:val="000F4856"/>
    <w:rsid w:val="000F6975"/>
    <w:rsid w:val="00100225"/>
    <w:rsid w:val="00100960"/>
    <w:rsid w:val="00101E31"/>
    <w:rsid w:val="0010349A"/>
    <w:rsid w:val="001062C8"/>
    <w:rsid w:val="00107745"/>
    <w:rsid w:val="001114B7"/>
    <w:rsid w:val="0011340B"/>
    <w:rsid w:val="00114BC4"/>
    <w:rsid w:val="00122C25"/>
    <w:rsid w:val="00123824"/>
    <w:rsid w:val="00124278"/>
    <w:rsid w:val="00125081"/>
    <w:rsid w:val="00126AFA"/>
    <w:rsid w:val="00136E63"/>
    <w:rsid w:val="00164910"/>
    <w:rsid w:val="001679DF"/>
    <w:rsid w:val="00173888"/>
    <w:rsid w:val="001776B5"/>
    <w:rsid w:val="001823F3"/>
    <w:rsid w:val="001850D5"/>
    <w:rsid w:val="00192670"/>
    <w:rsid w:val="00192990"/>
    <w:rsid w:val="00196B9E"/>
    <w:rsid w:val="001A1927"/>
    <w:rsid w:val="001A1D85"/>
    <w:rsid w:val="001B124B"/>
    <w:rsid w:val="001B3C65"/>
    <w:rsid w:val="001B6F26"/>
    <w:rsid w:val="001C1D4C"/>
    <w:rsid w:val="001C37D3"/>
    <w:rsid w:val="001D416C"/>
    <w:rsid w:val="001D45FC"/>
    <w:rsid w:val="001E1EEF"/>
    <w:rsid w:val="001E762A"/>
    <w:rsid w:val="001F1898"/>
    <w:rsid w:val="001F404A"/>
    <w:rsid w:val="001F588A"/>
    <w:rsid w:val="00200608"/>
    <w:rsid w:val="00203985"/>
    <w:rsid w:val="00205577"/>
    <w:rsid w:val="00210333"/>
    <w:rsid w:val="00212B01"/>
    <w:rsid w:val="00213446"/>
    <w:rsid w:val="00213496"/>
    <w:rsid w:val="00216B2C"/>
    <w:rsid w:val="0022043A"/>
    <w:rsid w:val="00221681"/>
    <w:rsid w:val="00233902"/>
    <w:rsid w:val="0023395E"/>
    <w:rsid w:val="00236A55"/>
    <w:rsid w:val="002431A9"/>
    <w:rsid w:val="00243DA4"/>
    <w:rsid w:val="00260E67"/>
    <w:rsid w:val="00264145"/>
    <w:rsid w:val="0026453F"/>
    <w:rsid w:val="00275866"/>
    <w:rsid w:val="002765A5"/>
    <w:rsid w:val="00284720"/>
    <w:rsid w:val="002931DB"/>
    <w:rsid w:val="002976E5"/>
    <w:rsid w:val="002C0307"/>
    <w:rsid w:val="002C1B9C"/>
    <w:rsid w:val="002C1F31"/>
    <w:rsid w:val="002C258B"/>
    <w:rsid w:val="002C3306"/>
    <w:rsid w:val="002C50C3"/>
    <w:rsid w:val="002C7B09"/>
    <w:rsid w:val="002D09C9"/>
    <w:rsid w:val="002D2118"/>
    <w:rsid w:val="002D2859"/>
    <w:rsid w:val="002D437B"/>
    <w:rsid w:val="002D5042"/>
    <w:rsid w:val="002D5684"/>
    <w:rsid w:val="002D6FB1"/>
    <w:rsid w:val="002E521B"/>
    <w:rsid w:val="002F7510"/>
    <w:rsid w:val="00307C41"/>
    <w:rsid w:val="00316867"/>
    <w:rsid w:val="003208C1"/>
    <w:rsid w:val="00323DEB"/>
    <w:rsid w:val="0034383B"/>
    <w:rsid w:val="003478DB"/>
    <w:rsid w:val="00360EF3"/>
    <w:rsid w:val="00371DE1"/>
    <w:rsid w:val="00375ACF"/>
    <w:rsid w:val="00381131"/>
    <w:rsid w:val="003920E6"/>
    <w:rsid w:val="00397431"/>
    <w:rsid w:val="003A2B58"/>
    <w:rsid w:val="003A3C50"/>
    <w:rsid w:val="003C2382"/>
    <w:rsid w:val="003D073C"/>
    <w:rsid w:val="003D5DF4"/>
    <w:rsid w:val="003D79E1"/>
    <w:rsid w:val="003E2AAE"/>
    <w:rsid w:val="003E3A3D"/>
    <w:rsid w:val="003E6928"/>
    <w:rsid w:val="003F1BBE"/>
    <w:rsid w:val="003F74A3"/>
    <w:rsid w:val="003F7E12"/>
    <w:rsid w:val="00412D17"/>
    <w:rsid w:val="0041374B"/>
    <w:rsid w:val="004227C1"/>
    <w:rsid w:val="004323C8"/>
    <w:rsid w:val="004376C5"/>
    <w:rsid w:val="004411B2"/>
    <w:rsid w:val="00445E4A"/>
    <w:rsid w:val="00457757"/>
    <w:rsid w:val="00461F13"/>
    <w:rsid w:val="004866FE"/>
    <w:rsid w:val="00487C08"/>
    <w:rsid w:val="004913F9"/>
    <w:rsid w:val="00493545"/>
    <w:rsid w:val="00496CEC"/>
    <w:rsid w:val="004B299A"/>
    <w:rsid w:val="004C01B5"/>
    <w:rsid w:val="004C0ABE"/>
    <w:rsid w:val="004C12BF"/>
    <w:rsid w:val="004C30EF"/>
    <w:rsid w:val="004C36A9"/>
    <w:rsid w:val="004C36B0"/>
    <w:rsid w:val="004C5C8C"/>
    <w:rsid w:val="004C6004"/>
    <w:rsid w:val="004D045C"/>
    <w:rsid w:val="004D142C"/>
    <w:rsid w:val="004F0E76"/>
    <w:rsid w:val="004F151F"/>
    <w:rsid w:val="004F3A90"/>
    <w:rsid w:val="004F5D1F"/>
    <w:rsid w:val="0050395D"/>
    <w:rsid w:val="0050613C"/>
    <w:rsid w:val="00510E1B"/>
    <w:rsid w:val="005110F7"/>
    <w:rsid w:val="00512213"/>
    <w:rsid w:val="005210DF"/>
    <w:rsid w:val="00524267"/>
    <w:rsid w:val="00526520"/>
    <w:rsid w:val="0052774A"/>
    <w:rsid w:val="00533FD9"/>
    <w:rsid w:val="0053773D"/>
    <w:rsid w:val="00537D5B"/>
    <w:rsid w:val="00540BA9"/>
    <w:rsid w:val="005539B3"/>
    <w:rsid w:val="00554249"/>
    <w:rsid w:val="00556CFB"/>
    <w:rsid w:val="00557C0F"/>
    <w:rsid w:val="005613D0"/>
    <w:rsid w:val="00561EFB"/>
    <w:rsid w:val="00565251"/>
    <w:rsid w:val="005664B6"/>
    <w:rsid w:val="00577F70"/>
    <w:rsid w:val="00584A51"/>
    <w:rsid w:val="0058612D"/>
    <w:rsid w:val="00586C27"/>
    <w:rsid w:val="005A0447"/>
    <w:rsid w:val="005B1672"/>
    <w:rsid w:val="005B2B11"/>
    <w:rsid w:val="005B3A46"/>
    <w:rsid w:val="005D19E8"/>
    <w:rsid w:val="005D2273"/>
    <w:rsid w:val="005D4668"/>
    <w:rsid w:val="005D6D8B"/>
    <w:rsid w:val="005E291C"/>
    <w:rsid w:val="005E731E"/>
    <w:rsid w:val="005F3791"/>
    <w:rsid w:val="00613A88"/>
    <w:rsid w:val="00614742"/>
    <w:rsid w:val="00616609"/>
    <w:rsid w:val="00621788"/>
    <w:rsid w:val="00622160"/>
    <w:rsid w:val="00623BAD"/>
    <w:rsid w:val="00624105"/>
    <w:rsid w:val="00627575"/>
    <w:rsid w:val="006310DF"/>
    <w:rsid w:val="006451DB"/>
    <w:rsid w:val="006461EA"/>
    <w:rsid w:val="006503F8"/>
    <w:rsid w:val="00656DB4"/>
    <w:rsid w:val="00660752"/>
    <w:rsid w:val="006700F4"/>
    <w:rsid w:val="00670BF7"/>
    <w:rsid w:val="0068157A"/>
    <w:rsid w:val="00683D3F"/>
    <w:rsid w:val="00687554"/>
    <w:rsid w:val="006926A7"/>
    <w:rsid w:val="0069305E"/>
    <w:rsid w:val="006A3E46"/>
    <w:rsid w:val="006B0D0A"/>
    <w:rsid w:val="006C0538"/>
    <w:rsid w:val="006C10EF"/>
    <w:rsid w:val="006C1E2E"/>
    <w:rsid w:val="006C55B9"/>
    <w:rsid w:val="006D2D70"/>
    <w:rsid w:val="006D57C4"/>
    <w:rsid w:val="006E03B3"/>
    <w:rsid w:val="006E1EE2"/>
    <w:rsid w:val="006E60FC"/>
    <w:rsid w:val="006F1ADF"/>
    <w:rsid w:val="007024A8"/>
    <w:rsid w:val="00706156"/>
    <w:rsid w:val="00707110"/>
    <w:rsid w:val="007147F5"/>
    <w:rsid w:val="00714AE4"/>
    <w:rsid w:val="0071576B"/>
    <w:rsid w:val="00721209"/>
    <w:rsid w:val="007223BC"/>
    <w:rsid w:val="00722A40"/>
    <w:rsid w:val="00723542"/>
    <w:rsid w:val="00730AB1"/>
    <w:rsid w:val="00762458"/>
    <w:rsid w:val="00762A0A"/>
    <w:rsid w:val="00764944"/>
    <w:rsid w:val="00774235"/>
    <w:rsid w:val="00774D25"/>
    <w:rsid w:val="00775F55"/>
    <w:rsid w:val="00776842"/>
    <w:rsid w:val="007825B5"/>
    <w:rsid w:val="0078560D"/>
    <w:rsid w:val="00790D8F"/>
    <w:rsid w:val="007933F3"/>
    <w:rsid w:val="00794BDC"/>
    <w:rsid w:val="00797D3F"/>
    <w:rsid w:val="007A5915"/>
    <w:rsid w:val="007D3B24"/>
    <w:rsid w:val="007D58E7"/>
    <w:rsid w:val="007D7344"/>
    <w:rsid w:val="007E20BF"/>
    <w:rsid w:val="007E30B9"/>
    <w:rsid w:val="007E5578"/>
    <w:rsid w:val="007E5D2C"/>
    <w:rsid w:val="007E6BED"/>
    <w:rsid w:val="00800BA2"/>
    <w:rsid w:val="00800BA3"/>
    <w:rsid w:val="00803ECF"/>
    <w:rsid w:val="008065C2"/>
    <w:rsid w:val="00810E54"/>
    <w:rsid w:val="0081711C"/>
    <w:rsid w:val="00826764"/>
    <w:rsid w:val="008362D0"/>
    <w:rsid w:val="008552B2"/>
    <w:rsid w:val="008562CB"/>
    <w:rsid w:val="008574D3"/>
    <w:rsid w:val="00862F91"/>
    <w:rsid w:val="0086319F"/>
    <w:rsid w:val="008729C9"/>
    <w:rsid w:val="00874722"/>
    <w:rsid w:val="008824C7"/>
    <w:rsid w:val="00892DD8"/>
    <w:rsid w:val="00892EB0"/>
    <w:rsid w:val="00893767"/>
    <w:rsid w:val="008B147E"/>
    <w:rsid w:val="008B272E"/>
    <w:rsid w:val="008B2866"/>
    <w:rsid w:val="008B70E4"/>
    <w:rsid w:val="008C123C"/>
    <w:rsid w:val="008C1B51"/>
    <w:rsid w:val="008C317E"/>
    <w:rsid w:val="008D0CEB"/>
    <w:rsid w:val="008D3212"/>
    <w:rsid w:val="008E143C"/>
    <w:rsid w:val="008E21E3"/>
    <w:rsid w:val="008E483F"/>
    <w:rsid w:val="008F12C7"/>
    <w:rsid w:val="008F2CCF"/>
    <w:rsid w:val="009049D5"/>
    <w:rsid w:val="0090559E"/>
    <w:rsid w:val="00912008"/>
    <w:rsid w:val="0091514C"/>
    <w:rsid w:val="00916242"/>
    <w:rsid w:val="00921400"/>
    <w:rsid w:val="00925CD4"/>
    <w:rsid w:val="00933090"/>
    <w:rsid w:val="0094323D"/>
    <w:rsid w:val="00943B57"/>
    <w:rsid w:val="00946420"/>
    <w:rsid w:val="009617FF"/>
    <w:rsid w:val="009638C6"/>
    <w:rsid w:val="00970992"/>
    <w:rsid w:val="0097503D"/>
    <w:rsid w:val="009761B1"/>
    <w:rsid w:val="0097765F"/>
    <w:rsid w:val="00985B56"/>
    <w:rsid w:val="00986545"/>
    <w:rsid w:val="00993557"/>
    <w:rsid w:val="009945CE"/>
    <w:rsid w:val="0099533B"/>
    <w:rsid w:val="009A1A2B"/>
    <w:rsid w:val="009A207A"/>
    <w:rsid w:val="009A22F9"/>
    <w:rsid w:val="009A260D"/>
    <w:rsid w:val="009A5705"/>
    <w:rsid w:val="009A6CE2"/>
    <w:rsid w:val="009A79D9"/>
    <w:rsid w:val="009B3BF5"/>
    <w:rsid w:val="009B54AB"/>
    <w:rsid w:val="009B7D99"/>
    <w:rsid w:val="009D051A"/>
    <w:rsid w:val="009D2F56"/>
    <w:rsid w:val="009E2191"/>
    <w:rsid w:val="009F0863"/>
    <w:rsid w:val="009F3547"/>
    <w:rsid w:val="009F3907"/>
    <w:rsid w:val="009F4E63"/>
    <w:rsid w:val="009F797B"/>
    <w:rsid w:val="00A03F21"/>
    <w:rsid w:val="00A05F7F"/>
    <w:rsid w:val="00A064BF"/>
    <w:rsid w:val="00A077CD"/>
    <w:rsid w:val="00A11375"/>
    <w:rsid w:val="00A122F1"/>
    <w:rsid w:val="00A13790"/>
    <w:rsid w:val="00A20391"/>
    <w:rsid w:val="00A20C23"/>
    <w:rsid w:val="00A2193A"/>
    <w:rsid w:val="00A221BE"/>
    <w:rsid w:val="00A22B53"/>
    <w:rsid w:val="00A40E3B"/>
    <w:rsid w:val="00A410E4"/>
    <w:rsid w:val="00A418DD"/>
    <w:rsid w:val="00A4719B"/>
    <w:rsid w:val="00A50825"/>
    <w:rsid w:val="00A518E4"/>
    <w:rsid w:val="00A52933"/>
    <w:rsid w:val="00A54CA9"/>
    <w:rsid w:val="00A623FA"/>
    <w:rsid w:val="00A724C9"/>
    <w:rsid w:val="00A72EC2"/>
    <w:rsid w:val="00A7465C"/>
    <w:rsid w:val="00A74C26"/>
    <w:rsid w:val="00A74ED7"/>
    <w:rsid w:val="00A76646"/>
    <w:rsid w:val="00A934BC"/>
    <w:rsid w:val="00AA6578"/>
    <w:rsid w:val="00AA71C6"/>
    <w:rsid w:val="00AA7627"/>
    <w:rsid w:val="00AB10F4"/>
    <w:rsid w:val="00AB632E"/>
    <w:rsid w:val="00AB63E9"/>
    <w:rsid w:val="00AB6C83"/>
    <w:rsid w:val="00AC15CF"/>
    <w:rsid w:val="00AC305B"/>
    <w:rsid w:val="00AC3A02"/>
    <w:rsid w:val="00AC6AEE"/>
    <w:rsid w:val="00AD1819"/>
    <w:rsid w:val="00AD5751"/>
    <w:rsid w:val="00AD5D21"/>
    <w:rsid w:val="00AD6715"/>
    <w:rsid w:val="00AE41DA"/>
    <w:rsid w:val="00AE5202"/>
    <w:rsid w:val="00AF1436"/>
    <w:rsid w:val="00AF18FF"/>
    <w:rsid w:val="00AF66F1"/>
    <w:rsid w:val="00B02D11"/>
    <w:rsid w:val="00B06893"/>
    <w:rsid w:val="00B10F4A"/>
    <w:rsid w:val="00B14D0A"/>
    <w:rsid w:val="00B20D8A"/>
    <w:rsid w:val="00B27FDF"/>
    <w:rsid w:val="00B30D94"/>
    <w:rsid w:val="00B332F8"/>
    <w:rsid w:val="00B41741"/>
    <w:rsid w:val="00B5689B"/>
    <w:rsid w:val="00B57406"/>
    <w:rsid w:val="00B575B0"/>
    <w:rsid w:val="00B62C5B"/>
    <w:rsid w:val="00B67F85"/>
    <w:rsid w:val="00B71D10"/>
    <w:rsid w:val="00B83FF7"/>
    <w:rsid w:val="00B93B50"/>
    <w:rsid w:val="00B959FF"/>
    <w:rsid w:val="00BA7276"/>
    <w:rsid w:val="00BB0E48"/>
    <w:rsid w:val="00BB0FC2"/>
    <w:rsid w:val="00BC4F24"/>
    <w:rsid w:val="00BD3D8C"/>
    <w:rsid w:val="00BD4698"/>
    <w:rsid w:val="00BD5DB3"/>
    <w:rsid w:val="00BD5EF2"/>
    <w:rsid w:val="00BD632A"/>
    <w:rsid w:val="00BD65BA"/>
    <w:rsid w:val="00BE2FCB"/>
    <w:rsid w:val="00BE3B0E"/>
    <w:rsid w:val="00BF08EF"/>
    <w:rsid w:val="00BF195A"/>
    <w:rsid w:val="00BF1ECF"/>
    <w:rsid w:val="00BF3D83"/>
    <w:rsid w:val="00C03396"/>
    <w:rsid w:val="00C03A56"/>
    <w:rsid w:val="00C142B1"/>
    <w:rsid w:val="00C17149"/>
    <w:rsid w:val="00C22847"/>
    <w:rsid w:val="00C25343"/>
    <w:rsid w:val="00C30E46"/>
    <w:rsid w:val="00C31743"/>
    <w:rsid w:val="00C32EDC"/>
    <w:rsid w:val="00C34451"/>
    <w:rsid w:val="00C40647"/>
    <w:rsid w:val="00C42788"/>
    <w:rsid w:val="00C43ACA"/>
    <w:rsid w:val="00C44E28"/>
    <w:rsid w:val="00C44F81"/>
    <w:rsid w:val="00C61365"/>
    <w:rsid w:val="00C63B76"/>
    <w:rsid w:val="00C66457"/>
    <w:rsid w:val="00C66F15"/>
    <w:rsid w:val="00C73696"/>
    <w:rsid w:val="00C736C8"/>
    <w:rsid w:val="00C80F9D"/>
    <w:rsid w:val="00C86C71"/>
    <w:rsid w:val="00C9332E"/>
    <w:rsid w:val="00C947A3"/>
    <w:rsid w:val="00CA6BD3"/>
    <w:rsid w:val="00CB7493"/>
    <w:rsid w:val="00CC239E"/>
    <w:rsid w:val="00CC2C4D"/>
    <w:rsid w:val="00CD32C1"/>
    <w:rsid w:val="00CD726A"/>
    <w:rsid w:val="00CE0B16"/>
    <w:rsid w:val="00CE3BEE"/>
    <w:rsid w:val="00CE7177"/>
    <w:rsid w:val="00CF11C9"/>
    <w:rsid w:val="00CF1F12"/>
    <w:rsid w:val="00CF213A"/>
    <w:rsid w:val="00D12265"/>
    <w:rsid w:val="00D14815"/>
    <w:rsid w:val="00D211BF"/>
    <w:rsid w:val="00D23471"/>
    <w:rsid w:val="00D327FF"/>
    <w:rsid w:val="00D33A06"/>
    <w:rsid w:val="00D35DC4"/>
    <w:rsid w:val="00D41063"/>
    <w:rsid w:val="00D4362D"/>
    <w:rsid w:val="00D63606"/>
    <w:rsid w:val="00D66A0A"/>
    <w:rsid w:val="00D7777C"/>
    <w:rsid w:val="00D82DB4"/>
    <w:rsid w:val="00D8649E"/>
    <w:rsid w:val="00D92136"/>
    <w:rsid w:val="00D92759"/>
    <w:rsid w:val="00D95E69"/>
    <w:rsid w:val="00DA505E"/>
    <w:rsid w:val="00DA6A5A"/>
    <w:rsid w:val="00DB008F"/>
    <w:rsid w:val="00DB6280"/>
    <w:rsid w:val="00DB7AA1"/>
    <w:rsid w:val="00DC02F8"/>
    <w:rsid w:val="00DC42C0"/>
    <w:rsid w:val="00DC7CC6"/>
    <w:rsid w:val="00DD153F"/>
    <w:rsid w:val="00DD3776"/>
    <w:rsid w:val="00DD7893"/>
    <w:rsid w:val="00DE214D"/>
    <w:rsid w:val="00DE2C91"/>
    <w:rsid w:val="00DE3787"/>
    <w:rsid w:val="00DE3EC4"/>
    <w:rsid w:val="00DE4D2E"/>
    <w:rsid w:val="00DF39BF"/>
    <w:rsid w:val="00E01A6D"/>
    <w:rsid w:val="00E07857"/>
    <w:rsid w:val="00E12C9D"/>
    <w:rsid w:val="00E12FB7"/>
    <w:rsid w:val="00E2207A"/>
    <w:rsid w:val="00E254FE"/>
    <w:rsid w:val="00E26C1D"/>
    <w:rsid w:val="00E3538A"/>
    <w:rsid w:val="00E35D73"/>
    <w:rsid w:val="00E36677"/>
    <w:rsid w:val="00E367BE"/>
    <w:rsid w:val="00E3769F"/>
    <w:rsid w:val="00E41BBA"/>
    <w:rsid w:val="00E43B9F"/>
    <w:rsid w:val="00E557E0"/>
    <w:rsid w:val="00E56D34"/>
    <w:rsid w:val="00E57C79"/>
    <w:rsid w:val="00E62D88"/>
    <w:rsid w:val="00E7130F"/>
    <w:rsid w:val="00E7217D"/>
    <w:rsid w:val="00E7288C"/>
    <w:rsid w:val="00E77F4A"/>
    <w:rsid w:val="00E8269E"/>
    <w:rsid w:val="00E83B87"/>
    <w:rsid w:val="00E8516C"/>
    <w:rsid w:val="00E867CC"/>
    <w:rsid w:val="00E86FE1"/>
    <w:rsid w:val="00E913A4"/>
    <w:rsid w:val="00E91F77"/>
    <w:rsid w:val="00E978C2"/>
    <w:rsid w:val="00EA0F39"/>
    <w:rsid w:val="00EA1324"/>
    <w:rsid w:val="00EA1EEB"/>
    <w:rsid w:val="00EA40F8"/>
    <w:rsid w:val="00EA7197"/>
    <w:rsid w:val="00EB2BF0"/>
    <w:rsid w:val="00EB2EFA"/>
    <w:rsid w:val="00EB59FE"/>
    <w:rsid w:val="00ED15B6"/>
    <w:rsid w:val="00EE74C6"/>
    <w:rsid w:val="00EE7E18"/>
    <w:rsid w:val="00EF023C"/>
    <w:rsid w:val="00EF1239"/>
    <w:rsid w:val="00EF669E"/>
    <w:rsid w:val="00F01C2B"/>
    <w:rsid w:val="00F05430"/>
    <w:rsid w:val="00F07069"/>
    <w:rsid w:val="00F07174"/>
    <w:rsid w:val="00F11C58"/>
    <w:rsid w:val="00F132AE"/>
    <w:rsid w:val="00F21BFF"/>
    <w:rsid w:val="00F23334"/>
    <w:rsid w:val="00F271E8"/>
    <w:rsid w:val="00F334DD"/>
    <w:rsid w:val="00F426EE"/>
    <w:rsid w:val="00F52BDE"/>
    <w:rsid w:val="00F55445"/>
    <w:rsid w:val="00F56A4F"/>
    <w:rsid w:val="00F64E8E"/>
    <w:rsid w:val="00F6598D"/>
    <w:rsid w:val="00F735C4"/>
    <w:rsid w:val="00F773E0"/>
    <w:rsid w:val="00F8032D"/>
    <w:rsid w:val="00F8759F"/>
    <w:rsid w:val="00F912A7"/>
    <w:rsid w:val="00FA116A"/>
    <w:rsid w:val="00FA1F72"/>
    <w:rsid w:val="00FA5508"/>
    <w:rsid w:val="00FA603A"/>
    <w:rsid w:val="00FB04C2"/>
    <w:rsid w:val="00FB1D0D"/>
    <w:rsid w:val="00FB665B"/>
    <w:rsid w:val="00FC4321"/>
    <w:rsid w:val="00FD7D74"/>
    <w:rsid w:val="00FE0830"/>
    <w:rsid w:val="00FE1470"/>
    <w:rsid w:val="00FE4194"/>
    <w:rsid w:val="00FE732B"/>
    <w:rsid w:val="00FF4787"/>
    <w:rsid w:val="00FF6A1A"/>
    <w:rsid w:val="0BD96C3D"/>
    <w:rsid w:val="0CF6E252"/>
    <w:rsid w:val="0DF94EBE"/>
    <w:rsid w:val="0EFE3C79"/>
    <w:rsid w:val="14FE8488"/>
    <w:rsid w:val="159E1613"/>
    <w:rsid w:val="16BF9B61"/>
    <w:rsid w:val="177E0033"/>
    <w:rsid w:val="1B3EBF8E"/>
    <w:rsid w:val="1B670003"/>
    <w:rsid w:val="1BFF40D5"/>
    <w:rsid w:val="1D5F45AC"/>
    <w:rsid w:val="1DB6B870"/>
    <w:rsid w:val="1ECD4F0C"/>
    <w:rsid w:val="1FAFE9AC"/>
    <w:rsid w:val="1FBF9402"/>
    <w:rsid w:val="1FF3704E"/>
    <w:rsid w:val="1FFC27BB"/>
    <w:rsid w:val="1FFD738A"/>
    <w:rsid w:val="235EA616"/>
    <w:rsid w:val="27DE1F96"/>
    <w:rsid w:val="27FD29D8"/>
    <w:rsid w:val="29D7FFE5"/>
    <w:rsid w:val="2AFFF47C"/>
    <w:rsid w:val="2B73B3A3"/>
    <w:rsid w:val="2B7F7777"/>
    <w:rsid w:val="2B9E8724"/>
    <w:rsid w:val="2DFDAAFE"/>
    <w:rsid w:val="2DFFB601"/>
    <w:rsid w:val="2EDF881D"/>
    <w:rsid w:val="2EFB0DD5"/>
    <w:rsid w:val="2FB8C9F5"/>
    <w:rsid w:val="2FBD442A"/>
    <w:rsid w:val="2FD725EE"/>
    <w:rsid w:val="2FD8CAA7"/>
    <w:rsid w:val="2FF5C7A2"/>
    <w:rsid w:val="2FFC1F63"/>
    <w:rsid w:val="2FFD0DE5"/>
    <w:rsid w:val="2FFF1CA1"/>
    <w:rsid w:val="2FFF59E8"/>
    <w:rsid w:val="318BBF14"/>
    <w:rsid w:val="337F8AA3"/>
    <w:rsid w:val="34F7E957"/>
    <w:rsid w:val="35FF5675"/>
    <w:rsid w:val="37ADCA8B"/>
    <w:rsid w:val="37BFA441"/>
    <w:rsid w:val="37FE1AE3"/>
    <w:rsid w:val="37FF917E"/>
    <w:rsid w:val="39476752"/>
    <w:rsid w:val="39DFD29A"/>
    <w:rsid w:val="39F597A5"/>
    <w:rsid w:val="3A738929"/>
    <w:rsid w:val="3AAA73C6"/>
    <w:rsid w:val="3AF724F6"/>
    <w:rsid w:val="3B639597"/>
    <w:rsid w:val="3B7B7913"/>
    <w:rsid w:val="3BCF2369"/>
    <w:rsid w:val="3BDB328E"/>
    <w:rsid w:val="3BE3D88F"/>
    <w:rsid w:val="3BE6BC1F"/>
    <w:rsid w:val="3C6F30DD"/>
    <w:rsid w:val="3CD7C72D"/>
    <w:rsid w:val="3D9E46AB"/>
    <w:rsid w:val="3DA934FA"/>
    <w:rsid w:val="3DD9C1EF"/>
    <w:rsid w:val="3DEF5AA5"/>
    <w:rsid w:val="3E5F3698"/>
    <w:rsid w:val="3E6BB7F6"/>
    <w:rsid w:val="3E9DB11A"/>
    <w:rsid w:val="3EBB1D08"/>
    <w:rsid w:val="3EF7420B"/>
    <w:rsid w:val="3EFF983A"/>
    <w:rsid w:val="3F233E3B"/>
    <w:rsid w:val="3F2F7743"/>
    <w:rsid w:val="3F372504"/>
    <w:rsid w:val="3F4AF629"/>
    <w:rsid w:val="3F97C3EE"/>
    <w:rsid w:val="3FDDA2DC"/>
    <w:rsid w:val="3FDDE002"/>
    <w:rsid w:val="3FDEBEB6"/>
    <w:rsid w:val="3FE21E36"/>
    <w:rsid w:val="3FE73EA1"/>
    <w:rsid w:val="3FF274F4"/>
    <w:rsid w:val="3FF708A5"/>
    <w:rsid w:val="3FF95C55"/>
    <w:rsid w:val="3FFB466E"/>
    <w:rsid w:val="3FFBB131"/>
    <w:rsid w:val="3FFCEC53"/>
    <w:rsid w:val="3FFE9E3B"/>
    <w:rsid w:val="3FFEF344"/>
    <w:rsid w:val="3FFF0D54"/>
    <w:rsid w:val="43715E2E"/>
    <w:rsid w:val="45BDB992"/>
    <w:rsid w:val="4AFD359F"/>
    <w:rsid w:val="4BFFB028"/>
    <w:rsid w:val="4DFDBB3F"/>
    <w:rsid w:val="4E7CCBC2"/>
    <w:rsid w:val="4EFF7CCF"/>
    <w:rsid w:val="4FA34882"/>
    <w:rsid w:val="4FB864C5"/>
    <w:rsid w:val="4FBF559F"/>
    <w:rsid w:val="4FBFCC16"/>
    <w:rsid w:val="4FDFAB3A"/>
    <w:rsid w:val="4FE43224"/>
    <w:rsid w:val="4FF2924E"/>
    <w:rsid w:val="4FF30D3C"/>
    <w:rsid w:val="52BF08B6"/>
    <w:rsid w:val="53F1761B"/>
    <w:rsid w:val="53FFAB67"/>
    <w:rsid w:val="54DF4CE5"/>
    <w:rsid w:val="557F4D7F"/>
    <w:rsid w:val="5770F04D"/>
    <w:rsid w:val="577F7533"/>
    <w:rsid w:val="57CF3B96"/>
    <w:rsid w:val="57D3B9F4"/>
    <w:rsid w:val="59FF4706"/>
    <w:rsid w:val="5ABF0BA0"/>
    <w:rsid w:val="5B2DB0E6"/>
    <w:rsid w:val="5B3FE300"/>
    <w:rsid w:val="5BCD8322"/>
    <w:rsid w:val="5BCE61C4"/>
    <w:rsid w:val="5BFB2900"/>
    <w:rsid w:val="5BFB90A8"/>
    <w:rsid w:val="5BFDC358"/>
    <w:rsid w:val="5CFF71D4"/>
    <w:rsid w:val="5D6EDA67"/>
    <w:rsid w:val="5DEBD981"/>
    <w:rsid w:val="5E3B71BE"/>
    <w:rsid w:val="5E7BC770"/>
    <w:rsid w:val="5EF13E55"/>
    <w:rsid w:val="5F5A29FF"/>
    <w:rsid w:val="5F7C08A7"/>
    <w:rsid w:val="5FC7EBFD"/>
    <w:rsid w:val="5FE8AF62"/>
    <w:rsid w:val="5FE955DD"/>
    <w:rsid w:val="5FF3DC6F"/>
    <w:rsid w:val="5FF74801"/>
    <w:rsid w:val="5FF76AA4"/>
    <w:rsid w:val="5FF795BE"/>
    <w:rsid w:val="5FF7B05B"/>
    <w:rsid w:val="60FA40EF"/>
    <w:rsid w:val="62ED395D"/>
    <w:rsid w:val="63FFE4BB"/>
    <w:rsid w:val="65BF8CB7"/>
    <w:rsid w:val="66FF5052"/>
    <w:rsid w:val="679F4CB7"/>
    <w:rsid w:val="67E3A0F5"/>
    <w:rsid w:val="67FE074D"/>
    <w:rsid w:val="67FF5DD3"/>
    <w:rsid w:val="68EFA504"/>
    <w:rsid w:val="69FC2E47"/>
    <w:rsid w:val="69FC44B0"/>
    <w:rsid w:val="6A6D7EEA"/>
    <w:rsid w:val="6BCFF4DA"/>
    <w:rsid w:val="6CD53B29"/>
    <w:rsid w:val="6DFA93E0"/>
    <w:rsid w:val="6DFBBA8C"/>
    <w:rsid w:val="6DFDEA60"/>
    <w:rsid w:val="6DFF9DED"/>
    <w:rsid w:val="6EF91C3E"/>
    <w:rsid w:val="6EFABCC6"/>
    <w:rsid w:val="6EFFAC43"/>
    <w:rsid w:val="6F3FBC7C"/>
    <w:rsid w:val="6F3FBD13"/>
    <w:rsid w:val="6F5F2868"/>
    <w:rsid w:val="6F723F13"/>
    <w:rsid w:val="6F7E8588"/>
    <w:rsid w:val="6F9D02F1"/>
    <w:rsid w:val="6FBF61B7"/>
    <w:rsid w:val="6FC731D0"/>
    <w:rsid w:val="6FC73D80"/>
    <w:rsid w:val="6FDB194C"/>
    <w:rsid w:val="6FED23A7"/>
    <w:rsid w:val="6FEFF821"/>
    <w:rsid w:val="6FEFFF0E"/>
    <w:rsid w:val="6FF66F65"/>
    <w:rsid w:val="6FF7331C"/>
    <w:rsid w:val="6FFB9AD2"/>
    <w:rsid w:val="6FFD0B47"/>
    <w:rsid w:val="6FFEFA54"/>
    <w:rsid w:val="6FFFABC0"/>
    <w:rsid w:val="70DF5774"/>
    <w:rsid w:val="70FFB891"/>
    <w:rsid w:val="71A33FD5"/>
    <w:rsid w:val="71CD88A5"/>
    <w:rsid w:val="72BF3302"/>
    <w:rsid w:val="732FE8DE"/>
    <w:rsid w:val="73B72F31"/>
    <w:rsid w:val="73C7B5F2"/>
    <w:rsid w:val="73C9B94E"/>
    <w:rsid w:val="73F1F7A0"/>
    <w:rsid w:val="73FE87EE"/>
    <w:rsid w:val="749D68BF"/>
    <w:rsid w:val="74FA0A26"/>
    <w:rsid w:val="753F16AE"/>
    <w:rsid w:val="754A5956"/>
    <w:rsid w:val="75DF20D5"/>
    <w:rsid w:val="75F7610F"/>
    <w:rsid w:val="75FA24F3"/>
    <w:rsid w:val="75FFB087"/>
    <w:rsid w:val="75FFCAE0"/>
    <w:rsid w:val="763A0D29"/>
    <w:rsid w:val="76BE3E1A"/>
    <w:rsid w:val="76BFB17B"/>
    <w:rsid w:val="76F3A96A"/>
    <w:rsid w:val="76F7EA43"/>
    <w:rsid w:val="76FD6CA3"/>
    <w:rsid w:val="76FF38B4"/>
    <w:rsid w:val="770D91D5"/>
    <w:rsid w:val="77535FB1"/>
    <w:rsid w:val="776B7B57"/>
    <w:rsid w:val="77739031"/>
    <w:rsid w:val="777B5D71"/>
    <w:rsid w:val="777F7B94"/>
    <w:rsid w:val="77BE179B"/>
    <w:rsid w:val="77BF4113"/>
    <w:rsid w:val="77DF5712"/>
    <w:rsid w:val="77E0695C"/>
    <w:rsid w:val="77FC9BC6"/>
    <w:rsid w:val="77FF9AD2"/>
    <w:rsid w:val="78DE4448"/>
    <w:rsid w:val="78EE94E4"/>
    <w:rsid w:val="78FEAA9F"/>
    <w:rsid w:val="79AF1684"/>
    <w:rsid w:val="79BB9F1D"/>
    <w:rsid w:val="79FF248F"/>
    <w:rsid w:val="7A7FC57D"/>
    <w:rsid w:val="7ABBDEFB"/>
    <w:rsid w:val="7ABF3356"/>
    <w:rsid w:val="7ADF4E4F"/>
    <w:rsid w:val="7AF741CA"/>
    <w:rsid w:val="7B737731"/>
    <w:rsid w:val="7B7B0779"/>
    <w:rsid w:val="7B7BD6F0"/>
    <w:rsid w:val="7BEF5734"/>
    <w:rsid w:val="7BF5052F"/>
    <w:rsid w:val="7BF7D01A"/>
    <w:rsid w:val="7BFBDEC5"/>
    <w:rsid w:val="7BFC7A27"/>
    <w:rsid w:val="7BFFDF77"/>
    <w:rsid w:val="7C7D3E48"/>
    <w:rsid w:val="7CE71336"/>
    <w:rsid w:val="7CFED6D8"/>
    <w:rsid w:val="7D1F2E95"/>
    <w:rsid w:val="7D33851B"/>
    <w:rsid w:val="7D6ECB0D"/>
    <w:rsid w:val="7D7D06E5"/>
    <w:rsid w:val="7D7D33C1"/>
    <w:rsid w:val="7D7F3DF4"/>
    <w:rsid w:val="7D8D8C19"/>
    <w:rsid w:val="7DAF9232"/>
    <w:rsid w:val="7DAFF4FD"/>
    <w:rsid w:val="7DBFB05B"/>
    <w:rsid w:val="7DE2AAE5"/>
    <w:rsid w:val="7DE4CD19"/>
    <w:rsid w:val="7DEFCEE6"/>
    <w:rsid w:val="7DF3812C"/>
    <w:rsid w:val="7DFD5F18"/>
    <w:rsid w:val="7DFD7D3C"/>
    <w:rsid w:val="7DFE23ED"/>
    <w:rsid w:val="7DFE8BA8"/>
    <w:rsid w:val="7DFFE4D9"/>
    <w:rsid w:val="7E1F5737"/>
    <w:rsid w:val="7E5C674E"/>
    <w:rsid w:val="7E9DCA81"/>
    <w:rsid w:val="7EB9EA8A"/>
    <w:rsid w:val="7EBB6AF3"/>
    <w:rsid w:val="7ECF17E8"/>
    <w:rsid w:val="7EDDAB40"/>
    <w:rsid w:val="7EDFE53A"/>
    <w:rsid w:val="7EF7949A"/>
    <w:rsid w:val="7EFA36DE"/>
    <w:rsid w:val="7EFFE5AB"/>
    <w:rsid w:val="7F2FC36C"/>
    <w:rsid w:val="7F3EAFD5"/>
    <w:rsid w:val="7F63338A"/>
    <w:rsid w:val="7F6B6BD7"/>
    <w:rsid w:val="7F6E083F"/>
    <w:rsid w:val="7F7D3DBD"/>
    <w:rsid w:val="7F7F6BD1"/>
    <w:rsid w:val="7F7FD60F"/>
    <w:rsid w:val="7F9906AE"/>
    <w:rsid w:val="7F9B7DA1"/>
    <w:rsid w:val="7F9F87E6"/>
    <w:rsid w:val="7FAD7EBC"/>
    <w:rsid w:val="7FAE3039"/>
    <w:rsid w:val="7FB67F49"/>
    <w:rsid w:val="7FB770A5"/>
    <w:rsid w:val="7FBC098A"/>
    <w:rsid w:val="7FBC974D"/>
    <w:rsid w:val="7FBD76E3"/>
    <w:rsid w:val="7FBEB869"/>
    <w:rsid w:val="7FCD0690"/>
    <w:rsid w:val="7FCDFB60"/>
    <w:rsid w:val="7FD235CF"/>
    <w:rsid w:val="7FD9F29B"/>
    <w:rsid w:val="7FDB06C0"/>
    <w:rsid w:val="7FDD8B0B"/>
    <w:rsid w:val="7FDF118D"/>
    <w:rsid w:val="7FDF20DA"/>
    <w:rsid w:val="7FDFF247"/>
    <w:rsid w:val="7FE7960D"/>
    <w:rsid w:val="7FEDABE6"/>
    <w:rsid w:val="7FEE286B"/>
    <w:rsid w:val="7FEF5163"/>
    <w:rsid w:val="7FF6FE37"/>
    <w:rsid w:val="7FF73B9B"/>
    <w:rsid w:val="7FF73D35"/>
    <w:rsid w:val="7FF747E4"/>
    <w:rsid w:val="7FFEA786"/>
    <w:rsid w:val="7FFEEA03"/>
    <w:rsid w:val="7FFF0D70"/>
    <w:rsid w:val="7FFF52B4"/>
    <w:rsid w:val="7FFF6CE4"/>
    <w:rsid w:val="7FFF71D9"/>
    <w:rsid w:val="7FFF8DE9"/>
    <w:rsid w:val="7FFFD3E9"/>
    <w:rsid w:val="7FFFD941"/>
    <w:rsid w:val="87EBBB41"/>
    <w:rsid w:val="8FFE6B7E"/>
    <w:rsid w:val="95B6F229"/>
    <w:rsid w:val="972FBFBF"/>
    <w:rsid w:val="9763FF0A"/>
    <w:rsid w:val="97EDDC4B"/>
    <w:rsid w:val="97EE4E6C"/>
    <w:rsid w:val="97F7A366"/>
    <w:rsid w:val="97FD469C"/>
    <w:rsid w:val="97FF8B1A"/>
    <w:rsid w:val="99EFCCD0"/>
    <w:rsid w:val="9AFD05AE"/>
    <w:rsid w:val="9B71222D"/>
    <w:rsid w:val="9CBF8594"/>
    <w:rsid w:val="9CFFA923"/>
    <w:rsid w:val="9D7FC128"/>
    <w:rsid w:val="9DEB8FB1"/>
    <w:rsid w:val="9EBDDB74"/>
    <w:rsid w:val="9FBF6E52"/>
    <w:rsid w:val="9FF95FE8"/>
    <w:rsid w:val="A3EB4629"/>
    <w:rsid w:val="A3FFDACB"/>
    <w:rsid w:val="A75D2980"/>
    <w:rsid w:val="A77D7B49"/>
    <w:rsid w:val="A7EF1323"/>
    <w:rsid w:val="A7F5FC08"/>
    <w:rsid w:val="A7FACAAA"/>
    <w:rsid w:val="A9BBE37E"/>
    <w:rsid w:val="A9F76264"/>
    <w:rsid w:val="A9F7A1F6"/>
    <w:rsid w:val="ABFDA54C"/>
    <w:rsid w:val="AE648115"/>
    <w:rsid w:val="AEEB3325"/>
    <w:rsid w:val="AEFF0579"/>
    <w:rsid w:val="B4FB0B08"/>
    <w:rsid w:val="B5C24C2E"/>
    <w:rsid w:val="B5F10B9A"/>
    <w:rsid w:val="B5FB5C09"/>
    <w:rsid w:val="B6EFE043"/>
    <w:rsid w:val="B77988D2"/>
    <w:rsid w:val="B77E4443"/>
    <w:rsid w:val="B77F5095"/>
    <w:rsid w:val="B77FD3D8"/>
    <w:rsid w:val="B7F6592D"/>
    <w:rsid w:val="B7FB7558"/>
    <w:rsid w:val="B8FFEF43"/>
    <w:rsid w:val="BAF9A323"/>
    <w:rsid w:val="BB7F73DC"/>
    <w:rsid w:val="BBAFE612"/>
    <w:rsid w:val="BBDB1A45"/>
    <w:rsid w:val="BBDDD9AE"/>
    <w:rsid w:val="BBF41486"/>
    <w:rsid w:val="BBF5936F"/>
    <w:rsid w:val="BC261F75"/>
    <w:rsid w:val="BC5A0855"/>
    <w:rsid w:val="BCDB82AE"/>
    <w:rsid w:val="BD6F959F"/>
    <w:rsid w:val="BD9C7B27"/>
    <w:rsid w:val="BDCB650C"/>
    <w:rsid w:val="BDF7580F"/>
    <w:rsid w:val="BDFF8122"/>
    <w:rsid w:val="BEDFFF40"/>
    <w:rsid w:val="BEFBA363"/>
    <w:rsid w:val="BEFE8A8D"/>
    <w:rsid w:val="BF66B433"/>
    <w:rsid w:val="BF7D3453"/>
    <w:rsid w:val="BF7F56DC"/>
    <w:rsid w:val="BF8D2E14"/>
    <w:rsid w:val="BF96A22B"/>
    <w:rsid w:val="BF9EF0E4"/>
    <w:rsid w:val="BFE271AF"/>
    <w:rsid w:val="BFE9019F"/>
    <w:rsid w:val="BFF7AB12"/>
    <w:rsid w:val="BFFC21E5"/>
    <w:rsid w:val="BFFD9FD3"/>
    <w:rsid w:val="BFFF5FCF"/>
    <w:rsid w:val="BFFF9B42"/>
    <w:rsid w:val="BFFFF3E2"/>
    <w:rsid w:val="C2FE76D9"/>
    <w:rsid w:val="C3DB4E9B"/>
    <w:rsid w:val="C5BE9A7E"/>
    <w:rsid w:val="C7DE759B"/>
    <w:rsid w:val="C7FEDC1E"/>
    <w:rsid w:val="C92A3833"/>
    <w:rsid w:val="CAFB3C4F"/>
    <w:rsid w:val="CBFFCC83"/>
    <w:rsid w:val="CC75EC65"/>
    <w:rsid w:val="CD6D6CBB"/>
    <w:rsid w:val="CD7FB10D"/>
    <w:rsid w:val="CD97626E"/>
    <w:rsid w:val="CDB1D9A0"/>
    <w:rsid w:val="CDDFC83F"/>
    <w:rsid w:val="CDFDCF70"/>
    <w:rsid w:val="CE3FE4A4"/>
    <w:rsid w:val="CF778B35"/>
    <w:rsid w:val="CF7E7CAE"/>
    <w:rsid w:val="CFB7350E"/>
    <w:rsid w:val="CFD0EEC3"/>
    <w:rsid w:val="CFEFFCE3"/>
    <w:rsid w:val="CFFD4056"/>
    <w:rsid w:val="CFFF56C1"/>
    <w:rsid w:val="D67F48BD"/>
    <w:rsid w:val="D6FB171C"/>
    <w:rsid w:val="D7DF39DC"/>
    <w:rsid w:val="D7FB58B5"/>
    <w:rsid w:val="D7FC1C9E"/>
    <w:rsid w:val="D7FDA84E"/>
    <w:rsid w:val="D8FB3D2F"/>
    <w:rsid w:val="D8FFD543"/>
    <w:rsid w:val="D9BBEFB0"/>
    <w:rsid w:val="D9FA9E06"/>
    <w:rsid w:val="DA3EA5F9"/>
    <w:rsid w:val="DA7EA555"/>
    <w:rsid w:val="DAFBEA3B"/>
    <w:rsid w:val="DB7DB173"/>
    <w:rsid w:val="DBE597F4"/>
    <w:rsid w:val="DBF312F8"/>
    <w:rsid w:val="DCEFAEBB"/>
    <w:rsid w:val="DDAFDD13"/>
    <w:rsid w:val="DDF1F8D3"/>
    <w:rsid w:val="DDFE4B2F"/>
    <w:rsid w:val="DEE7DEDC"/>
    <w:rsid w:val="DEEE44AD"/>
    <w:rsid w:val="DEFF8407"/>
    <w:rsid w:val="DF774C70"/>
    <w:rsid w:val="DF795D9C"/>
    <w:rsid w:val="DF79FF88"/>
    <w:rsid w:val="DF9501EB"/>
    <w:rsid w:val="DFA3FED3"/>
    <w:rsid w:val="DFB7DCE7"/>
    <w:rsid w:val="DFBFA866"/>
    <w:rsid w:val="DFCAA814"/>
    <w:rsid w:val="DFEF5B98"/>
    <w:rsid w:val="DFF29A4B"/>
    <w:rsid w:val="DFF67882"/>
    <w:rsid w:val="DFFBC732"/>
    <w:rsid w:val="DFFE8E98"/>
    <w:rsid w:val="DFFF610E"/>
    <w:rsid w:val="DFFF6D33"/>
    <w:rsid w:val="DFFFD758"/>
    <w:rsid w:val="E337BE1B"/>
    <w:rsid w:val="E37D4107"/>
    <w:rsid w:val="E37E446F"/>
    <w:rsid w:val="E3E2FDFA"/>
    <w:rsid w:val="E3F7AC84"/>
    <w:rsid w:val="E3FB2061"/>
    <w:rsid w:val="E53D46A0"/>
    <w:rsid w:val="E58F34ED"/>
    <w:rsid w:val="E5DF57A9"/>
    <w:rsid w:val="E5FC09B4"/>
    <w:rsid w:val="E6CFA0FA"/>
    <w:rsid w:val="E6DFF87A"/>
    <w:rsid w:val="E7B84E68"/>
    <w:rsid w:val="E7B9199D"/>
    <w:rsid w:val="E7DE9EE4"/>
    <w:rsid w:val="E7EFAF2F"/>
    <w:rsid w:val="E7FEB37A"/>
    <w:rsid w:val="EA11A4AB"/>
    <w:rsid w:val="EA7F416E"/>
    <w:rsid w:val="EAD36832"/>
    <w:rsid w:val="EBF227A6"/>
    <w:rsid w:val="EBFEE5D0"/>
    <w:rsid w:val="EBFFAB84"/>
    <w:rsid w:val="ECBF9392"/>
    <w:rsid w:val="ECDF8F48"/>
    <w:rsid w:val="ED471C36"/>
    <w:rsid w:val="ED5F9C43"/>
    <w:rsid w:val="ED7F203D"/>
    <w:rsid w:val="EE29078D"/>
    <w:rsid w:val="EEFA2E6D"/>
    <w:rsid w:val="EF2A4757"/>
    <w:rsid w:val="EF5B8318"/>
    <w:rsid w:val="EF6948A9"/>
    <w:rsid w:val="EF7349DF"/>
    <w:rsid w:val="EF76BD78"/>
    <w:rsid w:val="EF7DCD3D"/>
    <w:rsid w:val="EFAEE314"/>
    <w:rsid w:val="EFB7977E"/>
    <w:rsid w:val="EFBF8D44"/>
    <w:rsid w:val="EFDF9EC0"/>
    <w:rsid w:val="EFE7A559"/>
    <w:rsid w:val="EFE9DDE9"/>
    <w:rsid w:val="EFF65F13"/>
    <w:rsid w:val="EFFB2185"/>
    <w:rsid w:val="EFFF2801"/>
    <w:rsid w:val="EFFF65DE"/>
    <w:rsid w:val="EFFFD752"/>
    <w:rsid w:val="EFFFFF89"/>
    <w:rsid w:val="F0FFBA6B"/>
    <w:rsid w:val="F1C59C6C"/>
    <w:rsid w:val="F1FBE97C"/>
    <w:rsid w:val="F1FFB44C"/>
    <w:rsid w:val="F3B78F4D"/>
    <w:rsid w:val="F3CF793F"/>
    <w:rsid w:val="F3DDE3F4"/>
    <w:rsid w:val="F3FBC81D"/>
    <w:rsid w:val="F4ADE98C"/>
    <w:rsid w:val="F4E7E6C0"/>
    <w:rsid w:val="F4F5C1BA"/>
    <w:rsid w:val="F55D9E83"/>
    <w:rsid w:val="F56BF757"/>
    <w:rsid w:val="F57BDC97"/>
    <w:rsid w:val="F599D8F5"/>
    <w:rsid w:val="F5F34F5D"/>
    <w:rsid w:val="F5FC3E17"/>
    <w:rsid w:val="F5FE905A"/>
    <w:rsid w:val="F5FEBB4B"/>
    <w:rsid w:val="F67B4FD3"/>
    <w:rsid w:val="F69FB497"/>
    <w:rsid w:val="F6DB8B7F"/>
    <w:rsid w:val="F6F67729"/>
    <w:rsid w:val="F6FE2356"/>
    <w:rsid w:val="F73F4792"/>
    <w:rsid w:val="F77BA183"/>
    <w:rsid w:val="F7BAF1B8"/>
    <w:rsid w:val="F7DF59E6"/>
    <w:rsid w:val="F7E62FC7"/>
    <w:rsid w:val="F7FAD266"/>
    <w:rsid w:val="F7FAEC2B"/>
    <w:rsid w:val="F7FDD35E"/>
    <w:rsid w:val="F7FE890A"/>
    <w:rsid w:val="F7FF1901"/>
    <w:rsid w:val="F7FFBD05"/>
    <w:rsid w:val="F8FEAAEF"/>
    <w:rsid w:val="F92FDDE8"/>
    <w:rsid w:val="F9F7CD8C"/>
    <w:rsid w:val="F9FD554E"/>
    <w:rsid w:val="F9FE0F6C"/>
    <w:rsid w:val="FA66E4FF"/>
    <w:rsid w:val="FA7C5EC3"/>
    <w:rsid w:val="FAB9912E"/>
    <w:rsid w:val="FADFEBAC"/>
    <w:rsid w:val="FAEA0662"/>
    <w:rsid w:val="FAEF520F"/>
    <w:rsid w:val="FAFFD646"/>
    <w:rsid w:val="FB3C2676"/>
    <w:rsid w:val="FB3D20E6"/>
    <w:rsid w:val="FB5F142E"/>
    <w:rsid w:val="FB65E769"/>
    <w:rsid w:val="FBAF13FB"/>
    <w:rsid w:val="FBAFE108"/>
    <w:rsid w:val="FBB92C7C"/>
    <w:rsid w:val="FBBBBA2E"/>
    <w:rsid w:val="FBBE08CD"/>
    <w:rsid w:val="FBD7A96B"/>
    <w:rsid w:val="FBDB306D"/>
    <w:rsid w:val="FBDF89F6"/>
    <w:rsid w:val="FBE71C3D"/>
    <w:rsid w:val="FBFB680D"/>
    <w:rsid w:val="FBFF2430"/>
    <w:rsid w:val="FC7B25B1"/>
    <w:rsid w:val="FC8F17D3"/>
    <w:rsid w:val="FCAFED3E"/>
    <w:rsid w:val="FCBB4123"/>
    <w:rsid w:val="FCBF421A"/>
    <w:rsid w:val="FCFD40F2"/>
    <w:rsid w:val="FD69BCA5"/>
    <w:rsid w:val="FD6AA868"/>
    <w:rsid w:val="FD6EB62E"/>
    <w:rsid w:val="FD73644A"/>
    <w:rsid w:val="FD7F6331"/>
    <w:rsid w:val="FD7F9E13"/>
    <w:rsid w:val="FDB707FF"/>
    <w:rsid w:val="FDBCDBD6"/>
    <w:rsid w:val="FDDEC4B9"/>
    <w:rsid w:val="FDF776A6"/>
    <w:rsid w:val="FDF7D83A"/>
    <w:rsid w:val="FDF8B38D"/>
    <w:rsid w:val="FDFF9B47"/>
    <w:rsid w:val="FE2AD662"/>
    <w:rsid w:val="FE692FDB"/>
    <w:rsid w:val="FE7E5C24"/>
    <w:rsid w:val="FE9AF6CB"/>
    <w:rsid w:val="FE9FB9A6"/>
    <w:rsid w:val="FEA6118D"/>
    <w:rsid w:val="FEECE53E"/>
    <w:rsid w:val="FEF3648E"/>
    <w:rsid w:val="FEF66F43"/>
    <w:rsid w:val="FEFAAB0C"/>
    <w:rsid w:val="FEFF2E71"/>
    <w:rsid w:val="FEFFA4F5"/>
    <w:rsid w:val="FEFFF051"/>
    <w:rsid w:val="FF0B105B"/>
    <w:rsid w:val="FF13DFDC"/>
    <w:rsid w:val="FF1F1A6F"/>
    <w:rsid w:val="FF26A34E"/>
    <w:rsid w:val="FF2B0CEA"/>
    <w:rsid w:val="FF3FC724"/>
    <w:rsid w:val="FF58C67A"/>
    <w:rsid w:val="FF5D1D1A"/>
    <w:rsid w:val="FF644156"/>
    <w:rsid w:val="FF7A9296"/>
    <w:rsid w:val="FF7F8EFE"/>
    <w:rsid w:val="FF93A79C"/>
    <w:rsid w:val="FF9533E3"/>
    <w:rsid w:val="FF9F459B"/>
    <w:rsid w:val="FF9F4691"/>
    <w:rsid w:val="FF9F672C"/>
    <w:rsid w:val="FFB48E01"/>
    <w:rsid w:val="FFB5F43A"/>
    <w:rsid w:val="FFBDD666"/>
    <w:rsid w:val="FFBE31F2"/>
    <w:rsid w:val="FFBEC496"/>
    <w:rsid w:val="FFBFDAF8"/>
    <w:rsid w:val="FFBFE418"/>
    <w:rsid w:val="FFC77320"/>
    <w:rsid w:val="FFCB0437"/>
    <w:rsid w:val="FFD195C5"/>
    <w:rsid w:val="FFD5FEC4"/>
    <w:rsid w:val="FFD63342"/>
    <w:rsid w:val="FFD7B6DB"/>
    <w:rsid w:val="FFD95CF9"/>
    <w:rsid w:val="FFE789B7"/>
    <w:rsid w:val="FFEA5465"/>
    <w:rsid w:val="FFEAAA8B"/>
    <w:rsid w:val="FFF3C3A8"/>
    <w:rsid w:val="FFF54106"/>
    <w:rsid w:val="FFF5B7EB"/>
    <w:rsid w:val="FFF7DDA8"/>
    <w:rsid w:val="FFF86E2F"/>
    <w:rsid w:val="FFFB50BF"/>
    <w:rsid w:val="FFFD337B"/>
    <w:rsid w:val="FFFE15B0"/>
    <w:rsid w:val="FFFE677B"/>
    <w:rsid w:val="FFFEA6B2"/>
    <w:rsid w:val="FFFF466D"/>
    <w:rsid w:val="FFFF79D2"/>
    <w:rsid w:val="FFFFA7E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9"/>
    <w:pPr>
      <w:spacing w:beforeAutospacing="1" w:afterAutospacing="1"/>
      <w:jc w:val="left"/>
      <w:outlineLvl w:val="2"/>
    </w:pPr>
    <w:rPr>
      <w:rFonts w:hint="eastAsia" w:ascii="宋体" w:hAnsi="宋体" w:eastAsia="宋体" w:cs="Times New Roman"/>
      <w:b/>
      <w:bCs/>
      <w:kern w:val="0"/>
      <w:sz w:val="27"/>
      <w:szCs w:val="27"/>
    </w:rPr>
  </w:style>
  <w:style w:type="character" w:default="1" w:styleId="8">
    <w:name w:val="Default Paragraph Font"/>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3">
    <w:name w:val="annotation text"/>
    <w:basedOn w:val="1"/>
    <w:link w:val="17"/>
    <w:semiHidden/>
    <w:unhideWhenUsed/>
    <w:qFormat/>
    <w:uiPriority w:val="99"/>
    <w:pPr>
      <w:jc w:val="left"/>
    </w:pPr>
  </w:style>
  <w:style w:type="paragraph" w:styleId="4">
    <w:name w:val="Balloon Text"/>
    <w:basedOn w:val="1"/>
    <w:link w:val="23"/>
    <w:semiHidden/>
    <w:unhideWhenUsed/>
    <w:qFormat/>
    <w:uiPriority w:val="99"/>
    <w:rPr>
      <w:rFonts w:ascii="宋体" w:eastAsia="宋体"/>
      <w:sz w:val="18"/>
      <w:szCs w:val="18"/>
    </w:rPr>
  </w:style>
  <w:style w:type="paragraph" w:styleId="5">
    <w:name w:val="Normal (Web)"/>
    <w:basedOn w:val="1"/>
    <w:unhideWhenUsed/>
    <w:qFormat/>
    <w:uiPriority w:val="99"/>
    <w:pPr>
      <w:spacing w:beforeAutospacing="1" w:afterAutospacing="1"/>
      <w:jc w:val="left"/>
    </w:pPr>
    <w:rPr>
      <w:rFonts w:cs="Times New Roman"/>
      <w:kern w:val="0"/>
      <w:sz w:val="24"/>
    </w:rPr>
  </w:style>
  <w:style w:type="paragraph" w:styleId="6">
    <w:name w:val="annotation subject"/>
    <w:basedOn w:val="3"/>
    <w:next w:val="3"/>
    <w:link w:val="18"/>
    <w:semiHidden/>
    <w:unhideWhenUsed/>
    <w:qFormat/>
    <w:uiPriority w:val="99"/>
    <w:rPr>
      <w:b/>
      <w:bCs/>
    </w:rPr>
  </w:style>
  <w:style w:type="character" w:styleId="9">
    <w:name w:val="Strong"/>
    <w:basedOn w:val="8"/>
    <w:qFormat/>
    <w:uiPriority w:val="22"/>
    <w:rPr>
      <w:b/>
    </w:rPr>
  </w:style>
  <w:style w:type="character" w:styleId="10">
    <w:name w:val="Hyperlink"/>
    <w:basedOn w:val="8"/>
    <w:semiHidden/>
    <w:unhideWhenUsed/>
    <w:uiPriority w:val="99"/>
    <w:rPr>
      <w:color w:val="0000FF"/>
      <w:u w:val="single"/>
    </w:rPr>
  </w:style>
  <w:style w:type="character" w:styleId="11">
    <w:name w:val="annotation reference"/>
    <w:basedOn w:val="8"/>
    <w:semiHidden/>
    <w:unhideWhenUsed/>
    <w:qFormat/>
    <w:uiPriority w:val="99"/>
    <w:rPr>
      <w:sz w:val="21"/>
      <w:szCs w:val="21"/>
    </w:rPr>
  </w:style>
  <w:style w:type="paragraph" w:customStyle="1" w:styleId="12">
    <w:name w:val="EndNote Bibliography Title"/>
    <w:basedOn w:val="1"/>
    <w:link w:val="13"/>
    <w:qFormat/>
    <w:uiPriority w:val="0"/>
    <w:pPr>
      <w:jc w:val="center"/>
    </w:pPr>
    <w:rPr>
      <w:rFonts w:ascii="DengXian" w:hAnsi="DengXian" w:eastAsia="DengXian"/>
      <w:sz w:val="20"/>
    </w:rPr>
  </w:style>
  <w:style w:type="character" w:customStyle="1" w:styleId="13">
    <w:name w:val="EndNote Bibliography Title 字符"/>
    <w:basedOn w:val="8"/>
    <w:link w:val="12"/>
    <w:qFormat/>
    <w:uiPriority w:val="0"/>
    <w:rPr>
      <w:rFonts w:ascii="DengXian" w:hAnsi="DengXian" w:eastAsia="DengXian" w:cstheme="minorBidi"/>
      <w:kern w:val="2"/>
      <w:szCs w:val="24"/>
    </w:rPr>
  </w:style>
  <w:style w:type="paragraph" w:customStyle="1" w:styleId="14">
    <w:name w:val="EndNote Bibliography"/>
    <w:basedOn w:val="1"/>
    <w:link w:val="15"/>
    <w:qFormat/>
    <w:uiPriority w:val="0"/>
    <w:rPr>
      <w:rFonts w:ascii="DengXian" w:hAnsi="DengXian" w:eastAsia="DengXian"/>
      <w:sz w:val="20"/>
    </w:rPr>
  </w:style>
  <w:style w:type="character" w:customStyle="1" w:styleId="15">
    <w:name w:val="EndNote Bibliography 字符"/>
    <w:basedOn w:val="8"/>
    <w:link w:val="14"/>
    <w:qFormat/>
    <w:uiPriority w:val="0"/>
    <w:rPr>
      <w:rFonts w:ascii="DengXian" w:hAnsi="DengXian" w:eastAsia="DengXian" w:cstheme="minorBidi"/>
      <w:kern w:val="2"/>
      <w:szCs w:val="24"/>
    </w:rPr>
  </w:style>
  <w:style w:type="paragraph" w:customStyle="1" w:styleId="16">
    <w:name w:val="修订1"/>
    <w:hidden/>
    <w:semiHidden/>
    <w:qFormat/>
    <w:uiPriority w:val="99"/>
    <w:rPr>
      <w:rFonts w:asciiTheme="minorHAnsi" w:hAnsiTheme="minorHAnsi" w:eastAsiaTheme="minorEastAsia" w:cstheme="minorBidi"/>
      <w:kern w:val="2"/>
      <w:sz w:val="21"/>
      <w:szCs w:val="24"/>
      <w:lang w:val="en-US" w:eastAsia="zh-CN" w:bidi="ar-SA"/>
    </w:rPr>
  </w:style>
  <w:style w:type="character" w:customStyle="1" w:styleId="17">
    <w:name w:val="批注文字 字符"/>
    <w:basedOn w:val="8"/>
    <w:link w:val="3"/>
    <w:semiHidden/>
    <w:qFormat/>
    <w:uiPriority w:val="99"/>
  </w:style>
  <w:style w:type="character" w:customStyle="1" w:styleId="18">
    <w:name w:val="批注主题 字符"/>
    <w:basedOn w:val="17"/>
    <w:link w:val="6"/>
    <w:semiHidden/>
    <w:qFormat/>
    <w:uiPriority w:val="99"/>
    <w:rPr>
      <w:b/>
      <w:bCs/>
    </w:rPr>
  </w:style>
  <w:style w:type="paragraph" w:customStyle="1" w:styleId="19">
    <w:name w:val="p1"/>
    <w:basedOn w:val="1"/>
    <w:qFormat/>
    <w:uiPriority w:val="0"/>
    <w:pPr>
      <w:jc w:val="left"/>
    </w:pPr>
    <w:rPr>
      <w:rFonts w:ascii="Helvetica" w:hAnsi="Helvetica" w:eastAsia="Helvetica" w:cs="Times New Roman"/>
      <w:color w:val="8A0029"/>
      <w:kern w:val="0"/>
      <w:sz w:val="16"/>
      <w:szCs w:val="16"/>
    </w:rPr>
  </w:style>
  <w:style w:type="paragraph" w:customStyle="1" w:styleId="20">
    <w:name w:val="p2"/>
    <w:basedOn w:val="1"/>
    <w:qFormat/>
    <w:uiPriority w:val="0"/>
    <w:pPr>
      <w:jc w:val="left"/>
    </w:pPr>
    <w:rPr>
      <w:rFonts w:ascii="Helvetica" w:hAnsi="Helvetica" w:eastAsia="Helvetica" w:cs="Times New Roman"/>
      <w:color w:val="141413"/>
      <w:kern w:val="0"/>
      <w:sz w:val="13"/>
      <w:szCs w:val="13"/>
    </w:rPr>
  </w:style>
  <w:style w:type="paragraph" w:customStyle="1" w:styleId="21">
    <w:name w:val="修订2"/>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22">
    <w:name w:val="修订3"/>
    <w:hidden/>
    <w:unhideWhenUsed/>
    <w:qFormat/>
    <w:uiPriority w:val="99"/>
    <w:rPr>
      <w:rFonts w:asciiTheme="minorHAnsi" w:hAnsiTheme="minorHAnsi" w:eastAsiaTheme="minorEastAsia" w:cstheme="minorBidi"/>
      <w:kern w:val="2"/>
      <w:sz w:val="21"/>
      <w:szCs w:val="24"/>
      <w:lang w:val="en-US" w:eastAsia="zh-CN" w:bidi="ar-SA"/>
    </w:rPr>
  </w:style>
  <w:style w:type="character" w:customStyle="1" w:styleId="23">
    <w:name w:val="批注框文本 字符"/>
    <w:basedOn w:val="8"/>
    <w:link w:val="4"/>
    <w:semiHidden/>
    <w:uiPriority w:val="99"/>
    <w:rPr>
      <w:rFonts w:ascii="宋体" w:hAnsiTheme="minorHAnsi" w:cstheme="minorBidi"/>
      <w:kern w:val="2"/>
      <w:sz w:val="18"/>
      <w:szCs w:val="18"/>
    </w:rPr>
  </w:style>
  <w:style w:type="paragraph" w:customStyle="1" w:styleId="24">
    <w:name w:val="修订4"/>
    <w:hidden/>
    <w:unhideWhenUsed/>
    <w:uiPriority w:val="99"/>
    <w:rPr>
      <w:rFonts w:asciiTheme="minorHAnsi" w:hAnsiTheme="minorHAnsi" w:eastAsiaTheme="minorEastAsia" w:cstheme="minorBidi"/>
      <w:kern w:val="2"/>
      <w:sz w:val="21"/>
      <w:szCs w:val="24"/>
      <w:lang w:val="en-US" w:eastAsia="zh-CN" w:bidi="ar-SA"/>
    </w:rPr>
  </w:style>
  <w:style w:type="paragraph" w:customStyle="1" w:styleId="25">
    <w:name w:val="修订5"/>
    <w:hidden/>
    <w:semiHidden/>
    <w:uiPriority w:val="99"/>
    <w:rPr>
      <w:rFonts w:asciiTheme="minorHAnsi" w:hAnsiTheme="minorHAnsi" w:eastAsiaTheme="minorEastAsia" w:cstheme="minorBidi"/>
      <w:kern w:val="2"/>
      <w:sz w:val="21"/>
      <w:szCs w:val="24"/>
      <w:lang w:val="en-US" w:eastAsia="zh-CN" w:bidi="ar-SA"/>
    </w:rPr>
  </w:style>
  <w:style w:type="paragraph" w:customStyle="1" w:styleId="26">
    <w:name w:val="修订6"/>
    <w:hidden/>
    <w:semiHidden/>
    <w:uiPriority w:val="99"/>
    <w:rPr>
      <w:rFonts w:asciiTheme="minorHAnsi" w:hAnsiTheme="minorHAnsi" w:eastAsiaTheme="minorEastAsia" w:cstheme="minorBidi"/>
      <w:kern w:val="2"/>
      <w:sz w:val="21"/>
      <w:szCs w:val="24"/>
      <w:lang w:val="en-US" w:eastAsia="zh-CN" w:bidi="ar-SA"/>
    </w:rPr>
  </w:style>
  <w:style w:type="paragraph" w:customStyle="1" w:styleId="27">
    <w:name w:val="修订7"/>
    <w:hidden/>
    <w:unhideWhenUsed/>
    <w:uiPriority w:val="99"/>
    <w:rPr>
      <w:rFonts w:asciiTheme="minorHAnsi" w:hAnsiTheme="minorHAnsi" w:eastAsiaTheme="minorEastAsia" w:cstheme="minorBidi"/>
      <w:kern w:val="2"/>
      <w:sz w:val="21"/>
      <w:szCs w:val="24"/>
      <w:lang w:val="en-US" w:eastAsia="zh-CN" w:bidi="ar-SA"/>
    </w:rPr>
  </w:style>
  <w:style w:type="paragraph" w:customStyle="1" w:styleId="28">
    <w:name w:val="修订8"/>
    <w:hidden/>
    <w:unhideWhenUsed/>
    <w:uiPriority w:val="99"/>
    <w:rPr>
      <w:rFonts w:asciiTheme="minorHAnsi" w:hAnsiTheme="minorHAnsi" w:eastAsiaTheme="minorEastAsia" w:cstheme="minorBidi"/>
      <w:kern w:val="2"/>
      <w:sz w:val="21"/>
      <w:szCs w:val="24"/>
      <w:lang w:val="en-US" w:eastAsia="zh-CN" w:bidi="ar-SA"/>
    </w:rPr>
  </w:style>
  <w:style w:type="paragraph" w:customStyle="1" w:styleId="29">
    <w:name w:val="Revision"/>
    <w:hidden/>
    <w:unhideWhenUsed/>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5" Type="http://schemas.microsoft.com/office/2011/relationships/people" Target="people.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10788</Words>
  <Characters>61496</Characters>
  <Lines>512</Lines>
  <Paragraphs>144</Paragraphs>
  <TotalTime>108</TotalTime>
  <ScaleCrop>false</ScaleCrop>
  <LinksUpToDate>false</LinksUpToDate>
  <CharactersWithSpaces>72140</CharactersWithSpaces>
  <Application>WPS Office_6.14.0.8924_F1E327BC-269C-435d-A152-05C5408002CA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2025-01-29T07:57:00Z</dcterms:created>
  <dc:creator>Microsoft Office User</dc:creator>
  <cp:lastModifiedBy>aboutDr.</cp:lastModifiedBy>
  <dcterms:modified xsi:type="dcterms:W3CDTF">2025-10-08T11:08:50Z</dcterms:modified>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2052-6.14.0.8924</vt:lpwstr>
  </property>
  <property fmtid="{D5CDD505-2E9C-101B-9397-08002B2CF9AE}" pid="3" name="ICV">
    <vt:lpwstr>B95581206A70C7ABF1A6976717AAFE1A_43</vt:lpwstr>
  </property>
</Properties>
</file>